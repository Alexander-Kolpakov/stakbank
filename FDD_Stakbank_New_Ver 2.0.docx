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3848" w:rsidRDefault="006E3848">
      <w:pPr>
        <w:pStyle w:val="Normal2"/>
      </w:pPr>
    </w:p>
    <w:p w:rsidR="006E3848" w:rsidRDefault="006E730C">
      <w:pPr>
        <w:pStyle w:val="Normal2"/>
        <w:rPr>
          <w:sz w:val="28"/>
          <w:szCs w:val="28"/>
        </w:rPr>
      </w:pPr>
      <w:r>
        <w:rPr>
          <w:sz w:val="28"/>
          <w:szCs w:val="28"/>
        </w:rPr>
        <w:t xml:space="preserve">Functional Design Document </w:t>
      </w:r>
    </w:p>
    <w:p w:rsidR="006E3848" w:rsidRDefault="006E730C">
      <w:pPr>
        <w:pStyle w:val="Normal2"/>
        <w:rPr>
          <w:sz w:val="20"/>
          <w:szCs w:val="20"/>
        </w:rPr>
      </w:pPr>
      <w:r>
        <w:rPr>
          <w:noProof/>
          <w:lang w:val="en-US"/>
        </w:rPr>
        <mc:AlternateContent>
          <mc:Choice Requires="wpg">
            <w:drawing>
              <wp:anchor distT="4294967293" distB="4294967293" distL="114300" distR="114300" simplePos="0" relativeHeight="251658240" behindDoc="0" locked="0" layoutInCell="1" hidden="0" allowOverlap="1">
                <wp:simplePos x="0" y="0"/>
                <wp:positionH relativeFrom="column">
                  <wp:posOffset>-63499</wp:posOffset>
                </wp:positionH>
                <wp:positionV relativeFrom="paragraph">
                  <wp:posOffset>-20306</wp:posOffset>
                </wp:positionV>
                <wp:extent cx="4591050" cy="160019"/>
                <wp:effectExtent l="0" t="0" r="0" b="0"/>
                <wp:wrapNone/>
                <wp:docPr id="86" name="Straight Arrow Connector 86"/>
                <wp:cNvGraphicFramePr/>
                <a:graphic xmlns:a="http://schemas.openxmlformats.org/drawingml/2006/main">
                  <a:graphicData uri="http://schemas.microsoft.com/office/word/2010/wordprocessingShape">
                    <wps:wsp>
                      <wps:cNvCnPr/>
                      <wps:spPr>
                        <a:xfrm rot="10800000" flipH="1">
                          <a:off x="3107625" y="3757141"/>
                          <a:ext cx="4476750" cy="45719"/>
                        </a:xfrm>
                        <a:prstGeom prst="straightConnector1">
                          <a:avLst/>
                        </a:prstGeom>
                        <a:noFill/>
                        <a:ln w="2857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4294967293" distT="4294967293" distL="114300" distR="114300" hidden="0" layoutInCell="1" locked="0" relativeHeight="0" simplePos="0">
                <wp:simplePos x="0" y="0"/>
                <wp:positionH relativeFrom="column">
                  <wp:posOffset>-63499</wp:posOffset>
                </wp:positionH>
                <wp:positionV relativeFrom="paragraph">
                  <wp:posOffset>-20306</wp:posOffset>
                </wp:positionV>
                <wp:extent cx="4591050" cy="160019"/>
                <wp:effectExtent b="0" l="0" r="0" t="0"/>
                <wp:wrapNone/>
                <wp:docPr id="86" name="image23.png"/>
                <a:graphic>
                  <a:graphicData uri="http://schemas.openxmlformats.org/drawingml/2006/picture">
                    <pic:pic>
                      <pic:nvPicPr>
                        <pic:cNvPr id="0" name="image23.png"/>
                        <pic:cNvPicPr preferRelativeResize="0"/>
                      </pic:nvPicPr>
                      <pic:blipFill>
                        <a:blip r:embed="rId8"/>
                        <a:srcRect/>
                        <a:stretch>
                          <a:fillRect/>
                        </a:stretch>
                      </pic:blipFill>
                      <pic:spPr>
                        <a:xfrm>
                          <a:off x="0" y="0"/>
                          <a:ext cx="4591050" cy="160019"/>
                        </a:xfrm>
                        <a:prstGeom prst="rect"/>
                        <a:ln/>
                      </pic:spPr>
                    </pic:pic>
                  </a:graphicData>
                </a:graphic>
              </wp:anchor>
            </w:drawing>
          </mc:Fallback>
        </mc:AlternateContent>
      </w:r>
    </w:p>
    <w:p w:rsidR="006E3848" w:rsidRDefault="006E730C">
      <w:pPr>
        <w:pStyle w:val="Normal2"/>
        <w:rPr>
          <w:b/>
        </w:rPr>
      </w:pPr>
      <w:r>
        <w:rPr>
          <w:b/>
        </w:rPr>
        <w:t xml:space="preserve">Prepared for: </w:t>
      </w:r>
      <w:r>
        <w:rPr>
          <w:color w:val="FF0000"/>
        </w:rPr>
        <w:t>STAKBANK</w:t>
      </w:r>
    </w:p>
    <w:p w:rsidR="006E3848" w:rsidRDefault="006E3848">
      <w:pPr>
        <w:pStyle w:val="Normal2"/>
        <w:rPr>
          <w:i/>
          <w:color w:val="FF0000"/>
        </w:rPr>
      </w:pPr>
    </w:p>
    <w:p w:rsidR="006E3848" w:rsidRDefault="006E730C">
      <w:pPr>
        <w:pStyle w:val="Normal2"/>
      </w:pPr>
      <w:r>
        <w:rPr>
          <w:b/>
        </w:rPr>
        <w:t>Document Version:</w:t>
      </w:r>
      <w:r>
        <w:t xml:space="preserve"> </w:t>
      </w:r>
      <w:r>
        <w:tab/>
        <w:t>2.0</w:t>
      </w:r>
    </w:p>
    <w:p w:rsidR="006E3848" w:rsidRDefault="006E730C">
      <w:pPr>
        <w:pStyle w:val="Normal2"/>
      </w:pPr>
      <w:r>
        <w:rPr>
          <w:b/>
        </w:rPr>
        <w:t>Date:</w:t>
      </w:r>
      <w:r>
        <w:t xml:space="preserve"> </w:t>
      </w:r>
      <w:r>
        <w:tab/>
      </w:r>
      <w:r>
        <w:tab/>
      </w:r>
      <w:r>
        <w:tab/>
        <w:t>04 Apr 2021</w:t>
      </w:r>
    </w:p>
    <w:p w:rsidR="006E3848" w:rsidRDefault="006E730C">
      <w:pPr>
        <w:pStyle w:val="Normal2"/>
      </w:pPr>
      <w:r>
        <w:rPr>
          <w:b/>
        </w:rPr>
        <w:t>Prepared by:</w:t>
      </w:r>
      <w:r>
        <w:t xml:space="preserve"> </w:t>
      </w:r>
      <w:r>
        <w:tab/>
      </w:r>
      <w:r>
        <w:tab/>
      </w:r>
      <w:proofErr w:type="spellStart"/>
      <w:r>
        <w:t>Bao</w:t>
      </w:r>
      <w:proofErr w:type="spellEnd"/>
      <w:r>
        <w:t xml:space="preserve"> Hoang</w:t>
      </w:r>
    </w:p>
    <w:p w:rsidR="006E3848" w:rsidRDefault="006E730C">
      <w:pPr>
        <w:pStyle w:val="heading12"/>
        <w:ind w:left="0" w:firstLine="0"/>
      </w:pPr>
      <w:bookmarkStart w:id="0" w:name="_heading=h.xnl30lzabjrj" w:colFirst="0" w:colLast="0"/>
      <w:bookmarkEnd w:id="0"/>
      <w:r>
        <w:br w:type="page"/>
      </w:r>
    </w:p>
    <w:p w:rsidR="006E3848" w:rsidRDefault="006E730C">
      <w:pPr>
        <w:pStyle w:val="heading12"/>
        <w:ind w:left="0" w:firstLine="0"/>
      </w:pPr>
      <w:bookmarkStart w:id="1" w:name="_heading=h.44sinio" w:colFirst="0" w:colLast="0"/>
      <w:bookmarkEnd w:id="1"/>
      <w:r>
        <w:lastRenderedPageBreak/>
        <w:t>Use of Document</w:t>
      </w:r>
    </w:p>
    <w:p w:rsidR="006E3848" w:rsidRDefault="006E730C">
      <w:pPr>
        <w:pStyle w:val="Normal2"/>
        <w:jc w:val="both"/>
      </w:pPr>
      <w:r>
        <w:t>This document will be used for signing off as a Business Requirements Document.</w:t>
      </w:r>
    </w:p>
    <w:p w:rsidR="006E3848" w:rsidRDefault="006E3848">
      <w:pPr>
        <w:pStyle w:val="heading12"/>
        <w:spacing w:before="0"/>
        <w:ind w:left="0" w:firstLine="0"/>
      </w:pPr>
    </w:p>
    <w:p w:rsidR="006E3848" w:rsidRDefault="006E730C">
      <w:pPr>
        <w:pStyle w:val="heading12"/>
        <w:spacing w:before="0"/>
        <w:ind w:left="0" w:firstLine="0"/>
      </w:pPr>
      <w:bookmarkStart w:id="2" w:name="_heading=h.2jxsxqh" w:colFirst="0" w:colLast="0"/>
      <w:bookmarkEnd w:id="2"/>
      <w:r>
        <w:t>Document Control</w:t>
      </w:r>
    </w:p>
    <w:tbl>
      <w:tblPr>
        <w:tblStyle w:val="afffffffff4"/>
        <w:tblW w:w="8820" w:type="dxa"/>
        <w:tblInd w:w="12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000" w:firstRow="0" w:lastRow="0" w:firstColumn="0" w:lastColumn="0" w:noHBand="0" w:noVBand="0"/>
      </w:tblPr>
      <w:tblGrid>
        <w:gridCol w:w="1005"/>
        <w:gridCol w:w="1860"/>
        <w:gridCol w:w="2055"/>
        <w:gridCol w:w="3900"/>
      </w:tblGrid>
      <w:tr w:rsidR="006E3848">
        <w:tc>
          <w:tcPr>
            <w:tcW w:w="1005" w:type="dxa"/>
            <w:tcBorders>
              <w:top w:val="single" w:sz="6" w:space="0" w:color="000000"/>
              <w:bottom w:val="single" w:sz="4" w:space="0" w:color="000000"/>
            </w:tcBorders>
            <w:shd w:val="clear" w:color="auto" w:fill="00B0F0"/>
            <w:vAlign w:val="center"/>
          </w:tcPr>
          <w:p w:rsidR="006E3848" w:rsidRDefault="006E730C">
            <w:pPr>
              <w:pStyle w:val="Normal2"/>
              <w:rPr>
                <w:b/>
                <w:color w:val="FFFFFF"/>
              </w:rPr>
            </w:pPr>
            <w:r>
              <w:rPr>
                <w:b/>
                <w:color w:val="FFFFFF"/>
              </w:rPr>
              <w:t>Version</w:t>
            </w:r>
          </w:p>
        </w:tc>
        <w:tc>
          <w:tcPr>
            <w:tcW w:w="1860" w:type="dxa"/>
            <w:tcBorders>
              <w:top w:val="single" w:sz="6" w:space="0" w:color="000000"/>
              <w:bottom w:val="single" w:sz="4" w:space="0" w:color="000000"/>
            </w:tcBorders>
            <w:shd w:val="clear" w:color="auto" w:fill="00B0F0"/>
            <w:vAlign w:val="center"/>
          </w:tcPr>
          <w:p w:rsidR="006E3848" w:rsidRDefault="006E730C">
            <w:pPr>
              <w:pStyle w:val="Normal2"/>
              <w:rPr>
                <w:b/>
                <w:color w:val="FFFFFF"/>
              </w:rPr>
            </w:pPr>
            <w:r>
              <w:rPr>
                <w:b/>
                <w:color w:val="FFFFFF"/>
              </w:rPr>
              <w:t>Date</w:t>
            </w:r>
          </w:p>
        </w:tc>
        <w:tc>
          <w:tcPr>
            <w:tcW w:w="2055" w:type="dxa"/>
            <w:tcBorders>
              <w:top w:val="single" w:sz="6" w:space="0" w:color="000000"/>
              <w:bottom w:val="single" w:sz="4" w:space="0" w:color="000000"/>
            </w:tcBorders>
            <w:shd w:val="clear" w:color="auto" w:fill="00B0F0"/>
            <w:vAlign w:val="center"/>
          </w:tcPr>
          <w:p w:rsidR="006E3848" w:rsidRDefault="006E730C">
            <w:pPr>
              <w:pStyle w:val="Normal2"/>
              <w:rPr>
                <w:b/>
                <w:color w:val="FFFFFF"/>
              </w:rPr>
            </w:pPr>
            <w:r>
              <w:rPr>
                <w:b/>
                <w:color w:val="FFFFFF"/>
              </w:rPr>
              <w:t>Name</w:t>
            </w:r>
          </w:p>
        </w:tc>
        <w:tc>
          <w:tcPr>
            <w:tcW w:w="3900" w:type="dxa"/>
            <w:tcBorders>
              <w:top w:val="single" w:sz="6" w:space="0" w:color="000000"/>
              <w:bottom w:val="single" w:sz="4" w:space="0" w:color="000000"/>
            </w:tcBorders>
            <w:shd w:val="clear" w:color="auto" w:fill="00B0F0"/>
            <w:vAlign w:val="center"/>
          </w:tcPr>
          <w:p w:rsidR="006E3848" w:rsidRDefault="006E730C">
            <w:pPr>
              <w:pStyle w:val="Normal2"/>
              <w:rPr>
                <w:b/>
                <w:color w:val="FFFFFF"/>
              </w:rPr>
            </w:pPr>
            <w:r>
              <w:rPr>
                <w:b/>
                <w:color w:val="FFFFFF"/>
              </w:rPr>
              <w:t>Comments</w:t>
            </w:r>
          </w:p>
        </w:tc>
      </w:tr>
      <w:tr w:rsidR="006E3848">
        <w:tc>
          <w:tcPr>
            <w:tcW w:w="1005" w:type="dxa"/>
            <w:tcBorders>
              <w:top w:val="single" w:sz="4" w:space="0" w:color="000000"/>
              <w:bottom w:val="single" w:sz="4" w:space="0" w:color="000000"/>
            </w:tcBorders>
            <w:vAlign w:val="center"/>
          </w:tcPr>
          <w:p w:rsidR="006E3848" w:rsidRDefault="006E730C">
            <w:pPr>
              <w:pStyle w:val="Normal2"/>
              <w:spacing w:line="360" w:lineRule="auto"/>
              <w:jc w:val="both"/>
            </w:pPr>
            <w:r>
              <w:t>1.0</w:t>
            </w:r>
          </w:p>
        </w:tc>
        <w:tc>
          <w:tcPr>
            <w:tcW w:w="1860" w:type="dxa"/>
            <w:tcBorders>
              <w:top w:val="single" w:sz="4" w:space="0" w:color="000000"/>
              <w:bottom w:val="single" w:sz="4" w:space="0" w:color="000000"/>
            </w:tcBorders>
            <w:vAlign w:val="center"/>
          </w:tcPr>
          <w:p w:rsidR="006E3848" w:rsidRDefault="006E730C">
            <w:pPr>
              <w:pStyle w:val="Normal2"/>
              <w:spacing w:line="360" w:lineRule="auto"/>
              <w:jc w:val="both"/>
            </w:pPr>
            <w:r>
              <w:t>04 Apr 2021</w:t>
            </w:r>
          </w:p>
        </w:tc>
        <w:tc>
          <w:tcPr>
            <w:tcW w:w="2055" w:type="dxa"/>
            <w:tcBorders>
              <w:top w:val="single" w:sz="4" w:space="0" w:color="000000"/>
              <w:bottom w:val="single" w:sz="4" w:space="0" w:color="000000"/>
            </w:tcBorders>
            <w:vAlign w:val="center"/>
          </w:tcPr>
          <w:p w:rsidR="006E3848" w:rsidRDefault="006E730C">
            <w:pPr>
              <w:pStyle w:val="Normal2"/>
              <w:spacing w:line="360" w:lineRule="auto"/>
              <w:jc w:val="both"/>
            </w:pPr>
            <w:proofErr w:type="spellStart"/>
            <w:r>
              <w:t>Bao</w:t>
            </w:r>
            <w:proofErr w:type="spellEnd"/>
            <w:r>
              <w:t xml:space="preserve"> Hoang</w:t>
            </w:r>
          </w:p>
        </w:tc>
        <w:tc>
          <w:tcPr>
            <w:tcW w:w="3900" w:type="dxa"/>
            <w:tcBorders>
              <w:top w:val="single" w:sz="4" w:space="0" w:color="000000"/>
              <w:bottom w:val="single" w:sz="4" w:space="0" w:color="000000"/>
            </w:tcBorders>
            <w:vAlign w:val="center"/>
          </w:tcPr>
          <w:p w:rsidR="006E3848" w:rsidRDefault="006E730C">
            <w:pPr>
              <w:pStyle w:val="Normal2"/>
              <w:spacing w:line="360" w:lineRule="auto"/>
              <w:jc w:val="both"/>
            </w:pPr>
            <w:r>
              <w:t xml:space="preserve">Initial Version </w:t>
            </w:r>
          </w:p>
        </w:tc>
      </w:tr>
      <w:tr w:rsidR="006E3848">
        <w:tc>
          <w:tcPr>
            <w:tcW w:w="1005" w:type="dxa"/>
            <w:tcBorders>
              <w:top w:val="single" w:sz="4" w:space="0" w:color="000000"/>
              <w:bottom w:val="single" w:sz="4" w:space="0" w:color="000000"/>
            </w:tcBorders>
          </w:tcPr>
          <w:p w:rsidR="006E3848" w:rsidRDefault="006E730C">
            <w:pPr>
              <w:pStyle w:val="Normal2"/>
              <w:spacing w:line="360" w:lineRule="auto"/>
              <w:jc w:val="both"/>
            </w:pPr>
            <w:r>
              <w:t>1.1</w:t>
            </w:r>
          </w:p>
        </w:tc>
        <w:tc>
          <w:tcPr>
            <w:tcW w:w="1860" w:type="dxa"/>
            <w:tcBorders>
              <w:top w:val="single" w:sz="4" w:space="0" w:color="000000"/>
              <w:bottom w:val="single" w:sz="4" w:space="0" w:color="000000"/>
            </w:tcBorders>
          </w:tcPr>
          <w:p w:rsidR="006E3848" w:rsidRDefault="006E730C">
            <w:pPr>
              <w:pStyle w:val="Normal2"/>
              <w:spacing w:line="360" w:lineRule="auto"/>
              <w:jc w:val="both"/>
            </w:pPr>
            <w:r>
              <w:t>12 Apr 2021</w:t>
            </w:r>
          </w:p>
        </w:tc>
        <w:tc>
          <w:tcPr>
            <w:tcW w:w="2055" w:type="dxa"/>
            <w:tcBorders>
              <w:top w:val="single" w:sz="4" w:space="0" w:color="000000"/>
              <w:bottom w:val="single" w:sz="4" w:space="0" w:color="000000"/>
            </w:tcBorders>
          </w:tcPr>
          <w:p w:rsidR="006E3848" w:rsidRDefault="006E730C">
            <w:pPr>
              <w:pStyle w:val="Normal2"/>
              <w:spacing w:line="360" w:lineRule="auto"/>
              <w:jc w:val="both"/>
            </w:pPr>
            <w:proofErr w:type="spellStart"/>
            <w:r>
              <w:t>Thuong</w:t>
            </w:r>
            <w:proofErr w:type="spellEnd"/>
            <w:r>
              <w:t xml:space="preserve"> Vu</w:t>
            </w:r>
          </w:p>
        </w:tc>
        <w:tc>
          <w:tcPr>
            <w:tcW w:w="3900" w:type="dxa"/>
            <w:tcBorders>
              <w:top w:val="single" w:sz="4" w:space="0" w:color="000000"/>
              <w:bottom w:val="single" w:sz="4" w:space="0" w:color="000000"/>
            </w:tcBorders>
          </w:tcPr>
          <w:p w:rsidR="006E3848" w:rsidRDefault="006E730C">
            <w:pPr>
              <w:pStyle w:val="Normal2"/>
              <w:spacing w:line="360" w:lineRule="auto"/>
              <w:jc w:val="both"/>
            </w:pPr>
            <w:r>
              <w:t>Added  Item 3.5</w:t>
            </w:r>
          </w:p>
        </w:tc>
      </w:tr>
      <w:tr w:rsidR="006E3848">
        <w:tc>
          <w:tcPr>
            <w:tcW w:w="1005" w:type="dxa"/>
            <w:tcBorders>
              <w:top w:val="single" w:sz="4" w:space="0" w:color="000000"/>
              <w:bottom w:val="single" w:sz="4" w:space="0" w:color="000000"/>
            </w:tcBorders>
          </w:tcPr>
          <w:p w:rsidR="006E3848" w:rsidRDefault="006E730C">
            <w:pPr>
              <w:pStyle w:val="Normal2"/>
              <w:spacing w:line="360" w:lineRule="auto"/>
              <w:jc w:val="both"/>
            </w:pPr>
            <w:r>
              <w:t>2.0</w:t>
            </w:r>
          </w:p>
        </w:tc>
        <w:tc>
          <w:tcPr>
            <w:tcW w:w="1860" w:type="dxa"/>
            <w:tcBorders>
              <w:top w:val="single" w:sz="4" w:space="0" w:color="000000"/>
              <w:bottom w:val="single" w:sz="4" w:space="0" w:color="000000"/>
            </w:tcBorders>
          </w:tcPr>
          <w:p w:rsidR="006E3848" w:rsidRDefault="006E730C">
            <w:pPr>
              <w:pStyle w:val="Normal2"/>
              <w:spacing w:line="360" w:lineRule="auto"/>
              <w:jc w:val="both"/>
            </w:pPr>
            <w:r>
              <w:t>27 Apr 2021</w:t>
            </w:r>
          </w:p>
        </w:tc>
        <w:tc>
          <w:tcPr>
            <w:tcW w:w="2055" w:type="dxa"/>
            <w:tcBorders>
              <w:top w:val="single" w:sz="4" w:space="0" w:color="000000"/>
              <w:bottom w:val="single" w:sz="4" w:space="0" w:color="000000"/>
            </w:tcBorders>
          </w:tcPr>
          <w:p w:rsidR="006E3848" w:rsidRDefault="006E730C">
            <w:pPr>
              <w:pStyle w:val="Normal2"/>
              <w:spacing w:line="360" w:lineRule="auto"/>
              <w:jc w:val="both"/>
            </w:pPr>
            <w:proofErr w:type="spellStart"/>
            <w:r>
              <w:t>Thuong</w:t>
            </w:r>
            <w:proofErr w:type="spellEnd"/>
            <w:r>
              <w:t xml:space="preserve"> Vu</w:t>
            </w:r>
          </w:p>
        </w:tc>
        <w:tc>
          <w:tcPr>
            <w:tcW w:w="3900" w:type="dxa"/>
            <w:tcBorders>
              <w:top w:val="single" w:sz="4" w:space="0" w:color="000000"/>
              <w:bottom w:val="single" w:sz="4" w:space="0" w:color="000000"/>
            </w:tcBorders>
          </w:tcPr>
          <w:p w:rsidR="006E3848" w:rsidRDefault="006E730C">
            <w:pPr>
              <w:pStyle w:val="Normal2"/>
              <w:spacing w:line="360" w:lineRule="auto"/>
              <w:jc w:val="both"/>
            </w:pPr>
            <w:r>
              <w:t>- Distribute STAK in reward instead of JSTAK</w:t>
            </w:r>
            <w:r>
              <w:br/>
              <w:t>- Remove Conversion screen</w:t>
            </w:r>
          </w:p>
        </w:tc>
      </w:tr>
      <w:tr w:rsidR="006E3848">
        <w:tc>
          <w:tcPr>
            <w:tcW w:w="1005" w:type="dxa"/>
            <w:tcBorders>
              <w:top w:val="single" w:sz="4" w:space="0" w:color="000000"/>
              <w:bottom w:val="single" w:sz="4" w:space="0" w:color="000000"/>
            </w:tcBorders>
          </w:tcPr>
          <w:p w:rsidR="006E3848" w:rsidRDefault="006E3848">
            <w:pPr>
              <w:pStyle w:val="Normal2"/>
              <w:spacing w:line="360" w:lineRule="auto"/>
              <w:jc w:val="both"/>
            </w:pPr>
          </w:p>
        </w:tc>
        <w:tc>
          <w:tcPr>
            <w:tcW w:w="1860" w:type="dxa"/>
            <w:tcBorders>
              <w:top w:val="single" w:sz="4" w:space="0" w:color="000000"/>
              <w:bottom w:val="single" w:sz="4" w:space="0" w:color="000000"/>
            </w:tcBorders>
          </w:tcPr>
          <w:p w:rsidR="006E3848" w:rsidRDefault="006E3848">
            <w:pPr>
              <w:pStyle w:val="Normal2"/>
              <w:spacing w:line="360" w:lineRule="auto"/>
              <w:jc w:val="both"/>
            </w:pPr>
          </w:p>
        </w:tc>
        <w:tc>
          <w:tcPr>
            <w:tcW w:w="2055" w:type="dxa"/>
            <w:tcBorders>
              <w:top w:val="single" w:sz="4" w:space="0" w:color="000000"/>
              <w:bottom w:val="single" w:sz="4" w:space="0" w:color="000000"/>
            </w:tcBorders>
          </w:tcPr>
          <w:p w:rsidR="006E3848" w:rsidRDefault="006E3848">
            <w:pPr>
              <w:pStyle w:val="Normal2"/>
              <w:spacing w:line="360" w:lineRule="auto"/>
              <w:jc w:val="both"/>
            </w:pPr>
          </w:p>
        </w:tc>
        <w:tc>
          <w:tcPr>
            <w:tcW w:w="3900" w:type="dxa"/>
            <w:tcBorders>
              <w:top w:val="single" w:sz="4" w:space="0" w:color="000000"/>
              <w:bottom w:val="single" w:sz="4" w:space="0" w:color="000000"/>
            </w:tcBorders>
          </w:tcPr>
          <w:p w:rsidR="006E3848" w:rsidRDefault="006E3848">
            <w:pPr>
              <w:pStyle w:val="Normal2"/>
              <w:spacing w:line="360" w:lineRule="auto"/>
              <w:jc w:val="both"/>
            </w:pPr>
          </w:p>
        </w:tc>
      </w:tr>
      <w:tr w:rsidR="006E3848">
        <w:tc>
          <w:tcPr>
            <w:tcW w:w="1005" w:type="dxa"/>
            <w:tcBorders>
              <w:top w:val="single" w:sz="4" w:space="0" w:color="000000"/>
              <w:bottom w:val="single" w:sz="4" w:space="0" w:color="000000"/>
            </w:tcBorders>
            <w:vAlign w:val="center"/>
          </w:tcPr>
          <w:p w:rsidR="006E3848" w:rsidRDefault="006E3848">
            <w:pPr>
              <w:pStyle w:val="Normal2"/>
              <w:spacing w:line="360" w:lineRule="auto"/>
              <w:jc w:val="both"/>
            </w:pPr>
          </w:p>
        </w:tc>
        <w:tc>
          <w:tcPr>
            <w:tcW w:w="1860" w:type="dxa"/>
            <w:tcBorders>
              <w:top w:val="single" w:sz="4" w:space="0" w:color="000000"/>
              <w:bottom w:val="single" w:sz="4" w:space="0" w:color="000000"/>
            </w:tcBorders>
            <w:vAlign w:val="center"/>
          </w:tcPr>
          <w:p w:rsidR="006E3848" w:rsidRDefault="006E3848">
            <w:pPr>
              <w:pStyle w:val="Normal2"/>
              <w:spacing w:line="360" w:lineRule="auto"/>
              <w:jc w:val="both"/>
            </w:pPr>
          </w:p>
        </w:tc>
        <w:tc>
          <w:tcPr>
            <w:tcW w:w="2055" w:type="dxa"/>
            <w:tcBorders>
              <w:top w:val="single" w:sz="4" w:space="0" w:color="000000"/>
              <w:bottom w:val="single" w:sz="4" w:space="0" w:color="000000"/>
            </w:tcBorders>
            <w:vAlign w:val="center"/>
          </w:tcPr>
          <w:p w:rsidR="006E3848" w:rsidRDefault="006E3848">
            <w:pPr>
              <w:pStyle w:val="Normal2"/>
              <w:spacing w:line="360" w:lineRule="auto"/>
              <w:jc w:val="both"/>
            </w:pPr>
          </w:p>
        </w:tc>
        <w:tc>
          <w:tcPr>
            <w:tcW w:w="3900" w:type="dxa"/>
            <w:tcBorders>
              <w:top w:val="single" w:sz="4" w:space="0" w:color="000000"/>
              <w:bottom w:val="single" w:sz="4" w:space="0" w:color="000000"/>
            </w:tcBorders>
          </w:tcPr>
          <w:p w:rsidR="006E3848" w:rsidRDefault="006E3848">
            <w:pPr>
              <w:pStyle w:val="Normal2"/>
              <w:spacing w:line="360" w:lineRule="auto"/>
              <w:jc w:val="both"/>
            </w:pPr>
          </w:p>
        </w:tc>
      </w:tr>
      <w:tr w:rsidR="006E3848">
        <w:tc>
          <w:tcPr>
            <w:tcW w:w="1005" w:type="dxa"/>
            <w:tcBorders>
              <w:top w:val="single" w:sz="4" w:space="0" w:color="000000"/>
              <w:bottom w:val="single" w:sz="4" w:space="0" w:color="000000"/>
            </w:tcBorders>
            <w:vAlign w:val="center"/>
          </w:tcPr>
          <w:p w:rsidR="006E3848" w:rsidRDefault="006E3848">
            <w:pPr>
              <w:pStyle w:val="Normal2"/>
              <w:spacing w:line="360" w:lineRule="auto"/>
              <w:jc w:val="both"/>
            </w:pPr>
          </w:p>
        </w:tc>
        <w:tc>
          <w:tcPr>
            <w:tcW w:w="1860" w:type="dxa"/>
            <w:tcBorders>
              <w:top w:val="single" w:sz="4" w:space="0" w:color="000000"/>
              <w:bottom w:val="single" w:sz="4" w:space="0" w:color="000000"/>
            </w:tcBorders>
            <w:vAlign w:val="center"/>
          </w:tcPr>
          <w:p w:rsidR="006E3848" w:rsidRDefault="006E3848">
            <w:pPr>
              <w:pStyle w:val="Normal2"/>
              <w:spacing w:line="360" w:lineRule="auto"/>
              <w:jc w:val="both"/>
            </w:pPr>
          </w:p>
        </w:tc>
        <w:tc>
          <w:tcPr>
            <w:tcW w:w="2055" w:type="dxa"/>
            <w:tcBorders>
              <w:top w:val="single" w:sz="4" w:space="0" w:color="000000"/>
              <w:bottom w:val="single" w:sz="4" w:space="0" w:color="000000"/>
            </w:tcBorders>
            <w:vAlign w:val="center"/>
          </w:tcPr>
          <w:p w:rsidR="006E3848" w:rsidRDefault="006E3848">
            <w:pPr>
              <w:pStyle w:val="Normal2"/>
              <w:spacing w:line="360" w:lineRule="auto"/>
              <w:jc w:val="both"/>
            </w:pPr>
          </w:p>
        </w:tc>
        <w:tc>
          <w:tcPr>
            <w:tcW w:w="3900" w:type="dxa"/>
            <w:tcBorders>
              <w:top w:val="single" w:sz="4" w:space="0" w:color="000000"/>
              <w:bottom w:val="single" w:sz="4" w:space="0" w:color="000000"/>
            </w:tcBorders>
            <w:vAlign w:val="center"/>
          </w:tcPr>
          <w:p w:rsidR="006E3848" w:rsidRDefault="006E3848">
            <w:pPr>
              <w:pStyle w:val="Normal2"/>
              <w:spacing w:line="360" w:lineRule="auto"/>
              <w:jc w:val="both"/>
            </w:pPr>
          </w:p>
        </w:tc>
      </w:tr>
      <w:tr w:rsidR="006E3848">
        <w:tc>
          <w:tcPr>
            <w:tcW w:w="1005" w:type="dxa"/>
            <w:tcBorders>
              <w:top w:val="single" w:sz="4" w:space="0" w:color="000000"/>
              <w:bottom w:val="single" w:sz="4" w:space="0" w:color="000000"/>
            </w:tcBorders>
            <w:vAlign w:val="center"/>
          </w:tcPr>
          <w:p w:rsidR="006E3848" w:rsidRDefault="006E3848">
            <w:pPr>
              <w:pStyle w:val="Normal2"/>
              <w:spacing w:line="360" w:lineRule="auto"/>
              <w:jc w:val="both"/>
            </w:pPr>
          </w:p>
        </w:tc>
        <w:tc>
          <w:tcPr>
            <w:tcW w:w="1860" w:type="dxa"/>
            <w:tcBorders>
              <w:top w:val="single" w:sz="4" w:space="0" w:color="000000"/>
              <w:bottom w:val="single" w:sz="4" w:space="0" w:color="000000"/>
            </w:tcBorders>
            <w:vAlign w:val="center"/>
          </w:tcPr>
          <w:p w:rsidR="006E3848" w:rsidRDefault="006E3848">
            <w:pPr>
              <w:pStyle w:val="Normal2"/>
              <w:spacing w:line="360" w:lineRule="auto"/>
              <w:jc w:val="both"/>
            </w:pPr>
          </w:p>
        </w:tc>
        <w:tc>
          <w:tcPr>
            <w:tcW w:w="2055" w:type="dxa"/>
            <w:tcBorders>
              <w:top w:val="single" w:sz="4" w:space="0" w:color="000000"/>
              <w:bottom w:val="single" w:sz="4" w:space="0" w:color="000000"/>
            </w:tcBorders>
            <w:vAlign w:val="center"/>
          </w:tcPr>
          <w:p w:rsidR="006E3848" w:rsidRDefault="006E3848">
            <w:pPr>
              <w:pStyle w:val="Normal2"/>
              <w:spacing w:line="360" w:lineRule="auto"/>
              <w:jc w:val="both"/>
            </w:pPr>
          </w:p>
        </w:tc>
        <w:tc>
          <w:tcPr>
            <w:tcW w:w="3900" w:type="dxa"/>
            <w:tcBorders>
              <w:top w:val="single" w:sz="4" w:space="0" w:color="000000"/>
              <w:bottom w:val="single" w:sz="4" w:space="0" w:color="000000"/>
            </w:tcBorders>
            <w:vAlign w:val="center"/>
          </w:tcPr>
          <w:p w:rsidR="006E3848" w:rsidRDefault="006E3848">
            <w:pPr>
              <w:pStyle w:val="Normal2"/>
              <w:spacing w:line="360" w:lineRule="auto"/>
              <w:jc w:val="both"/>
            </w:pPr>
          </w:p>
        </w:tc>
      </w:tr>
      <w:tr w:rsidR="006E3848">
        <w:tc>
          <w:tcPr>
            <w:tcW w:w="1005" w:type="dxa"/>
            <w:tcBorders>
              <w:top w:val="single" w:sz="4" w:space="0" w:color="000000"/>
              <w:bottom w:val="single" w:sz="4" w:space="0" w:color="000000"/>
            </w:tcBorders>
            <w:vAlign w:val="center"/>
          </w:tcPr>
          <w:p w:rsidR="006E3848" w:rsidRDefault="006E3848">
            <w:pPr>
              <w:pStyle w:val="Normal2"/>
              <w:spacing w:line="360" w:lineRule="auto"/>
              <w:jc w:val="both"/>
            </w:pPr>
          </w:p>
        </w:tc>
        <w:tc>
          <w:tcPr>
            <w:tcW w:w="1860" w:type="dxa"/>
            <w:tcBorders>
              <w:top w:val="single" w:sz="4" w:space="0" w:color="000000"/>
              <w:bottom w:val="single" w:sz="4" w:space="0" w:color="000000"/>
            </w:tcBorders>
            <w:vAlign w:val="center"/>
          </w:tcPr>
          <w:p w:rsidR="006E3848" w:rsidRDefault="006E3848">
            <w:pPr>
              <w:pStyle w:val="Normal2"/>
              <w:spacing w:line="360" w:lineRule="auto"/>
              <w:jc w:val="both"/>
            </w:pPr>
          </w:p>
        </w:tc>
        <w:tc>
          <w:tcPr>
            <w:tcW w:w="2055" w:type="dxa"/>
            <w:tcBorders>
              <w:top w:val="single" w:sz="4" w:space="0" w:color="000000"/>
              <w:bottom w:val="single" w:sz="4" w:space="0" w:color="000000"/>
            </w:tcBorders>
            <w:vAlign w:val="center"/>
          </w:tcPr>
          <w:p w:rsidR="006E3848" w:rsidRDefault="006E3848">
            <w:pPr>
              <w:pStyle w:val="Normal2"/>
              <w:spacing w:line="360" w:lineRule="auto"/>
              <w:jc w:val="both"/>
            </w:pPr>
          </w:p>
        </w:tc>
        <w:tc>
          <w:tcPr>
            <w:tcW w:w="3900" w:type="dxa"/>
            <w:tcBorders>
              <w:top w:val="single" w:sz="4" w:space="0" w:color="000000"/>
              <w:bottom w:val="single" w:sz="4" w:space="0" w:color="000000"/>
            </w:tcBorders>
            <w:vAlign w:val="center"/>
          </w:tcPr>
          <w:p w:rsidR="006E3848" w:rsidRDefault="006E3848">
            <w:pPr>
              <w:pStyle w:val="Normal2"/>
              <w:spacing w:line="360" w:lineRule="auto"/>
              <w:jc w:val="both"/>
            </w:pPr>
          </w:p>
        </w:tc>
      </w:tr>
      <w:tr w:rsidR="006E3848">
        <w:tc>
          <w:tcPr>
            <w:tcW w:w="1005" w:type="dxa"/>
            <w:tcBorders>
              <w:top w:val="single" w:sz="4" w:space="0" w:color="000000"/>
              <w:bottom w:val="single" w:sz="4" w:space="0" w:color="000000"/>
            </w:tcBorders>
            <w:vAlign w:val="center"/>
          </w:tcPr>
          <w:p w:rsidR="006E3848" w:rsidRDefault="006E3848">
            <w:pPr>
              <w:pStyle w:val="Normal2"/>
              <w:spacing w:line="360" w:lineRule="auto"/>
              <w:jc w:val="both"/>
            </w:pPr>
          </w:p>
        </w:tc>
        <w:tc>
          <w:tcPr>
            <w:tcW w:w="1860" w:type="dxa"/>
            <w:tcBorders>
              <w:top w:val="single" w:sz="4" w:space="0" w:color="000000"/>
              <w:bottom w:val="single" w:sz="4" w:space="0" w:color="000000"/>
            </w:tcBorders>
            <w:vAlign w:val="center"/>
          </w:tcPr>
          <w:p w:rsidR="006E3848" w:rsidRDefault="006E3848">
            <w:pPr>
              <w:pStyle w:val="Normal2"/>
              <w:spacing w:line="360" w:lineRule="auto"/>
              <w:jc w:val="both"/>
            </w:pPr>
          </w:p>
        </w:tc>
        <w:tc>
          <w:tcPr>
            <w:tcW w:w="2055" w:type="dxa"/>
            <w:tcBorders>
              <w:top w:val="single" w:sz="4" w:space="0" w:color="000000"/>
              <w:bottom w:val="single" w:sz="4" w:space="0" w:color="000000"/>
            </w:tcBorders>
            <w:vAlign w:val="center"/>
          </w:tcPr>
          <w:p w:rsidR="006E3848" w:rsidRDefault="006E3848">
            <w:pPr>
              <w:pStyle w:val="Normal2"/>
              <w:spacing w:line="360" w:lineRule="auto"/>
              <w:jc w:val="both"/>
            </w:pPr>
          </w:p>
        </w:tc>
        <w:tc>
          <w:tcPr>
            <w:tcW w:w="3900" w:type="dxa"/>
            <w:tcBorders>
              <w:top w:val="single" w:sz="4" w:space="0" w:color="000000"/>
              <w:bottom w:val="single" w:sz="4" w:space="0" w:color="000000"/>
            </w:tcBorders>
            <w:vAlign w:val="center"/>
          </w:tcPr>
          <w:p w:rsidR="006E3848" w:rsidRDefault="006E3848">
            <w:pPr>
              <w:pStyle w:val="Normal2"/>
              <w:spacing w:line="360" w:lineRule="auto"/>
              <w:jc w:val="both"/>
            </w:pPr>
          </w:p>
        </w:tc>
      </w:tr>
    </w:tbl>
    <w:p w:rsidR="006E3848" w:rsidRDefault="006E3848">
      <w:pPr>
        <w:pStyle w:val="Normal2"/>
        <w:keepNext/>
        <w:keepLines/>
        <w:pBdr>
          <w:top w:val="nil"/>
          <w:left w:val="nil"/>
          <w:bottom w:val="nil"/>
          <w:right w:val="nil"/>
          <w:between w:val="nil"/>
        </w:pBdr>
        <w:spacing w:before="240" w:line="259" w:lineRule="auto"/>
        <w:rPr>
          <w:b/>
          <w:sz w:val="28"/>
          <w:szCs w:val="28"/>
        </w:rPr>
      </w:pPr>
    </w:p>
    <w:p w:rsidR="006E3848" w:rsidRDefault="006E730C">
      <w:pPr>
        <w:pStyle w:val="heading12"/>
        <w:numPr>
          <w:ilvl w:val="0"/>
          <w:numId w:val="4"/>
        </w:numPr>
      </w:pPr>
      <w:bookmarkStart w:id="3" w:name="_heading=h.9vfj0sfkgmzj" w:colFirst="0" w:colLast="0"/>
      <w:bookmarkEnd w:id="3"/>
      <w:r>
        <w:t>Introduction</w:t>
      </w:r>
    </w:p>
    <w:p w:rsidR="006E3848" w:rsidRDefault="006E730C">
      <w:pPr>
        <w:pStyle w:val="heading22"/>
        <w:spacing w:before="60" w:after="144"/>
        <w:ind w:left="576" w:firstLine="0"/>
      </w:pPr>
      <w:bookmarkStart w:id="4" w:name="_heading=h.3j2qqm3" w:colFirst="0" w:colLast="0"/>
      <w:bookmarkEnd w:id="4"/>
      <w:r>
        <w:t>1.1. Document Purpose</w:t>
      </w:r>
    </w:p>
    <w:p w:rsidR="006E3848" w:rsidRDefault="006E730C">
      <w:pPr>
        <w:pStyle w:val="Normal2"/>
        <w:spacing w:line="360" w:lineRule="auto"/>
        <w:jc w:val="both"/>
      </w:pPr>
      <w:r>
        <w:t xml:space="preserve">The Functional Design Document is intended to serve as a guide for the development and configuration of the </w:t>
      </w:r>
      <w:proofErr w:type="spellStart"/>
      <w:r>
        <w:t>Stakbank</w:t>
      </w:r>
      <w:proofErr w:type="spellEnd"/>
      <w:r>
        <w:t xml:space="preserve">. This FDD focuses on all project deliverables, inputs and outputs associated with each process function. This FDD also outlines functional and non-functional requirements within the scope of the project. </w:t>
      </w:r>
    </w:p>
    <w:p w:rsidR="006E3848" w:rsidRDefault="006E730C">
      <w:pPr>
        <w:pStyle w:val="heading22"/>
        <w:spacing w:before="60" w:after="144"/>
        <w:ind w:left="576" w:firstLine="0"/>
      </w:pPr>
      <w:bookmarkStart w:id="5" w:name="_heading=h.1y810tw" w:colFirst="0" w:colLast="0"/>
      <w:bookmarkEnd w:id="5"/>
      <w:r>
        <w:t>1.2. Intended Audience</w:t>
      </w:r>
    </w:p>
    <w:p w:rsidR="006E3848" w:rsidRDefault="006E730C">
      <w:pPr>
        <w:pStyle w:val="Normal2"/>
        <w:spacing w:line="360" w:lineRule="auto"/>
        <w:jc w:val="both"/>
      </w:pPr>
      <w:r>
        <w:t>This document is designed for the stakeholders to understand the background, meaning and in-depth functionalities of the proposed solution to be signed off. This document is also intended for:</w:t>
      </w:r>
    </w:p>
    <w:p w:rsidR="006E3848" w:rsidRDefault="006E730C">
      <w:pPr>
        <w:pStyle w:val="Normal2"/>
        <w:numPr>
          <w:ilvl w:val="0"/>
          <w:numId w:val="2"/>
        </w:numPr>
        <w:pBdr>
          <w:top w:val="nil"/>
          <w:left w:val="nil"/>
          <w:bottom w:val="nil"/>
          <w:right w:val="nil"/>
          <w:between w:val="nil"/>
        </w:pBdr>
        <w:spacing w:line="360" w:lineRule="auto"/>
        <w:jc w:val="both"/>
        <w:rPr>
          <w:color w:val="000000"/>
        </w:rPr>
      </w:pPr>
      <w:r>
        <w:rPr>
          <w:color w:val="000000"/>
        </w:rPr>
        <w:t>Project Sponsor</w:t>
      </w:r>
    </w:p>
    <w:p w:rsidR="006E3848" w:rsidRDefault="006E730C">
      <w:pPr>
        <w:pStyle w:val="Normal2"/>
        <w:numPr>
          <w:ilvl w:val="0"/>
          <w:numId w:val="2"/>
        </w:numPr>
        <w:pBdr>
          <w:top w:val="nil"/>
          <w:left w:val="nil"/>
          <w:bottom w:val="nil"/>
          <w:right w:val="nil"/>
          <w:between w:val="nil"/>
        </w:pBdr>
        <w:spacing w:line="360" w:lineRule="auto"/>
        <w:rPr>
          <w:color w:val="000000"/>
        </w:rPr>
      </w:pPr>
      <w:r>
        <w:rPr>
          <w:color w:val="000000"/>
        </w:rPr>
        <w:t>Business Owner</w:t>
      </w:r>
    </w:p>
    <w:p w:rsidR="006E3848" w:rsidRDefault="006E730C">
      <w:pPr>
        <w:pStyle w:val="Normal2"/>
        <w:numPr>
          <w:ilvl w:val="0"/>
          <w:numId w:val="2"/>
        </w:numPr>
        <w:pBdr>
          <w:top w:val="nil"/>
          <w:left w:val="nil"/>
          <w:bottom w:val="nil"/>
          <w:right w:val="nil"/>
          <w:between w:val="nil"/>
        </w:pBdr>
        <w:spacing w:line="360" w:lineRule="auto"/>
        <w:jc w:val="both"/>
        <w:rPr>
          <w:color w:val="000000"/>
        </w:rPr>
      </w:pPr>
      <w:r>
        <w:rPr>
          <w:color w:val="000000"/>
        </w:rPr>
        <w:t>Business Analysts</w:t>
      </w:r>
    </w:p>
    <w:p w:rsidR="006E3848" w:rsidRDefault="006E730C">
      <w:pPr>
        <w:pStyle w:val="Normal2"/>
        <w:numPr>
          <w:ilvl w:val="0"/>
          <w:numId w:val="2"/>
        </w:numPr>
        <w:pBdr>
          <w:top w:val="nil"/>
          <w:left w:val="nil"/>
          <w:bottom w:val="nil"/>
          <w:right w:val="nil"/>
          <w:between w:val="nil"/>
        </w:pBdr>
        <w:spacing w:line="360" w:lineRule="auto"/>
        <w:jc w:val="both"/>
        <w:rPr>
          <w:color w:val="000000"/>
        </w:rPr>
      </w:pPr>
      <w:r>
        <w:rPr>
          <w:color w:val="000000"/>
        </w:rPr>
        <w:t>Project Managers</w:t>
      </w:r>
    </w:p>
    <w:p w:rsidR="006E3848" w:rsidRDefault="006E730C">
      <w:pPr>
        <w:pStyle w:val="Normal2"/>
        <w:numPr>
          <w:ilvl w:val="0"/>
          <w:numId w:val="2"/>
        </w:numPr>
        <w:pBdr>
          <w:top w:val="nil"/>
          <w:left w:val="nil"/>
          <w:bottom w:val="nil"/>
          <w:right w:val="nil"/>
          <w:between w:val="nil"/>
        </w:pBdr>
        <w:spacing w:line="360" w:lineRule="auto"/>
        <w:jc w:val="both"/>
        <w:rPr>
          <w:color w:val="000000"/>
        </w:rPr>
      </w:pPr>
      <w:r>
        <w:rPr>
          <w:color w:val="000000"/>
        </w:rPr>
        <w:t>System Architect</w:t>
      </w:r>
    </w:p>
    <w:p w:rsidR="006E3848" w:rsidRDefault="006E730C">
      <w:pPr>
        <w:pStyle w:val="Normal2"/>
        <w:numPr>
          <w:ilvl w:val="0"/>
          <w:numId w:val="2"/>
        </w:numPr>
        <w:pBdr>
          <w:top w:val="nil"/>
          <w:left w:val="nil"/>
          <w:bottom w:val="nil"/>
          <w:right w:val="nil"/>
          <w:between w:val="nil"/>
        </w:pBdr>
        <w:spacing w:line="360" w:lineRule="auto"/>
        <w:jc w:val="both"/>
        <w:rPr>
          <w:color w:val="000000"/>
        </w:rPr>
      </w:pPr>
      <w:r>
        <w:rPr>
          <w:color w:val="000000"/>
        </w:rPr>
        <w:t>Development Lead</w:t>
      </w:r>
    </w:p>
    <w:p w:rsidR="006E3848" w:rsidRDefault="006E730C">
      <w:pPr>
        <w:pStyle w:val="Normal2"/>
        <w:numPr>
          <w:ilvl w:val="0"/>
          <w:numId w:val="2"/>
        </w:numPr>
        <w:pBdr>
          <w:top w:val="nil"/>
          <w:left w:val="nil"/>
          <w:bottom w:val="nil"/>
          <w:right w:val="nil"/>
          <w:between w:val="nil"/>
        </w:pBdr>
        <w:spacing w:line="360" w:lineRule="auto"/>
        <w:jc w:val="both"/>
        <w:rPr>
          <w:color w:val="000000"/>
        </w:rPr>
      </w:pPr>
      <w:r>
        <w:rPr>
          <w:color w:val="000000"/>
        </w:rPr>
        <w:lastRenderedPageBreak/>
        <w:t>Quality Assurance Team</w:t>
      </w:r>
    </w:p>
    <w:p w:rsidR="006E3848" w:rsidRDefault="006E730C">
      <w:pPr>
        <w:pStyle w:val="Normal2"/>
        <w:numPr>
          <w:ilvl w:val="0"/>
          <w:numId w:val="2"/>
        </w:numPr>
        <w:pBdr>
          <w:top w:val="nil"/>
          <w:left w:val="nil"/>
          <w:bottom w:val="nil"/>
          <w:right w:val="nil"/>
          <w:between w:val="nil"/>
        </w:pBdr>
        <w:spacing w:line="360" w:lineRule="auto"/>
        <w:jc w:val="both"/>
        <w:rPr>
          <w:color w:val="000000"/>
        </w:rPr>
      </w:pPr>
      <w:r>
        <w:rPr>
          <w:color w:val="000000"/>
        </w:rPr>
        <w:t>Support Team</w:t>
      </w:r>
    </w:p>
    <w:p w:rsidR="006E3848" w:rsidRDefault="006E3848">
      <w:pPr>
        <w:pStyle w:val="Normal2"/>
        <w:spacing w:line="360" w:lineRule="auto"/>
        <w:jc w:val="both"/>
      </w:pPr>
    </w:p>
    <w:p w:rsidR="006E3848" w:rsidRDefault="006E730C">
      <w:pPr>
        <w:pStyle w:val="heading22"/>
        <w:spacing w:before="60" w:after="144"/>
        <w:ind w:left="576" w:firstLine="0"/>
      </w:pPr>
      <w:bookmarkStart w:id="6" w:name="_heading=h.2xcytpi" w:colFirst="0" w:colLast="0"/>
      <w:bookmarkEnd w:id="6"/>
      <w:r>
        <w:t>1.3. Scope of Work</w:t>
      </w:r>
    </w:p>
    <w:p w:rsidR="006E3848" w:rsidRDefault="006E730C">
      <w:pPr>
        <w:pStyle w:val="Normal2"/>
        <w:spacing w:line="360" w:lineRule="auto"/>
        <w:jc w:val="both"/>
        <w:rPr>
          <w:sz w:val="18"/>
          <w:szCs w:val="18"/>
        </w:rPr>
      </w:pPr>
      <w:r>
        <w:t xml:space="preserve">The below table details the main products to be provided by </w:t>
      </w:r>
      <w:proofErr w:type="spellStart"/>
      <w:r>
        <w:t>Stakbank</w:t>
      </w:r>
      <w:proofErr w:type="spellEnd"/>
    </w:p>
    <w:tbl>
      <w:tblPr>
        <w:tblStyle w:val="afffffffff5"/>
        <w:tblW w:w="9016"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895"/>
        <w:gridCol w:w="5115"/>
        <w:gridCol w:w="3006"/>
      </w:tblGrid>
      <w:tr w:rsidR="006E3848">
        <w:tc>
          <w:tcPr>
            <w:tcW w:w="895" w:type="dxa"/>
            <w:shd w:val="clear" w:color="auto" w:fill="00B0F0"/>
          </w:tcPr>
          <w:p w:rsidR="006E3848" w:rsidRDefault="006E730C">
            <w:pPr>
              <w:pStyle w:val="Normal2"/>
              <w:spacing w:line="360" w:lineRule="auto"/>
              <w:jc w:val="both"/>
              <w:rPr>
                <w:b/>
                <w:color w:val="FFFFFF"/>
              </w:rPr>
            </w:pPr>
            <w:r>
              <w:rPr>
                <w:b/>
                <w:color w:val="FFFFFF"/>
              </w:rPr>
              <w:t>SN</w:t>
            </w:r>
          </w:p>
        </w:tc>
        <w:tc>
          <w:tcPr>
            <w:tcW w:w="5115" w:type="dxa"/>
            <w:shd w:val="clear" w:color="auto" w:fill="00B0F0"/>
          </w:tcPr>
          <w:p w:rsidR="006E3848" w:rsidRDefault="006E730C">
            <w:pPr>
              <w:pStyle w:val="Normal2"/>
              <w:spacing w:line="360" w:lineRule="auto"/>
              <w:jc w:val="both"/>
              <w:rPr>
                <w:b/>
                <w:color w:val="FFFFFF"/>
              </w:rPr>
            </w:pPr>
            <w:r>
              <w:rPr>
                <w:b/>
                <w:color w:val="FFFFFF"/>
              </w:rPr>
              <w:t>System</w:t>
            </w:r>
          </w:p>
        </w:tc>
        <w:tc>
          <w:tcPr>
            <w:tcW w:w="3006" w:type="dxa"/>
            <w:shd w:val="clear" w:color="auto" w:fill="00B0F0"/>
          </w:tcPr>
          <w:p w:rsidR="006E3848" w:rsidRDefault="006E730C">
            <w:pPr>
              <w:pStyle w:val="Normal2"/>
              <w:spacing w:line="360" w:lineRule="auto"/>
              <w:jc w:val="both"/>
              <w:rPr>
                <w:b/>
                <w:color w:val="FFFFFF"/>
              </w:rPr>
            </w:pPr>
            <w:r>
              <w:rPr>
                <w:b/>
                <w:color w:val="FFFFFF"/>
              </w:rPr>
              <w:t>Required (Yes / No)</w:t>
            </w:r>
          </w:p>
        </w:tc>
      </w:tr>
      <w:tr w:rsidR="006E3848">
        <w:tc>
          <w:tcPr>
            <w:tcW w:w="895" w:type="dxa"/>
          </w:tcPr>
          <w:p w:rsidR="006E3848" w:rsidRDefault="006E730C">
            <w:pPr>
              <w:pStyle w:val="Normal2"/>
              <w:spacing w:line="360" w:lineRule="auto"/>
              <w:jc w:val="both"/>
            </w:pPr>
            <w:r>
              <w:t>1</w:t>
            </w:r>
          </w:p>
        </w:tc>
        <w:tc>
          <w:tcPr>
            <w:tcW w:w="5115" w:type="dxa"/>
          </w:tcPr>
          <w:p w:rsidR="006E3848" w:rsidRDefault="006E730C">
            <w:pPr>
              <w:pStyle w:val="Normal2"/>
              <w:spacing w:line="360" w:lineRule="auto"/>
              <w:jc w:val="both"/>
            </w:pPr>
            <w:r>
              <w:t>STAK  staking</w:t>
            </w:r>
          </w:p>
        </w:tc>
        <w:tc>
          <w:tcPr>
            <w:tcW w:w="3006" w:type="dxa"/>
          </w:tcPr>
          <w:p w:rsidR="006E3848" w:rsidRDefault="006E730C">
            <w:pPr>
              <w:pStyle w:val="Normal2"/>
              <w:spacing w:line="360" w:lineRule="auto"/>
              <w:jc w:val="both"/>
            </w:pPr>
            <w:r>
              <w:t>Yes</w:t>
            </w:r>
          </w:p>
        </w:tc>
      </w:tr>
      <w:tr w:rsidR="006E3848">
        <w:tc>
          <w:tcPr>
            <w:tcW w:w="895" w:type="dxa"/>
          </w:tcPr>
          <w:p w:rsidR="006E3848" w:rsidRDefault="006E730C">
            <w:pPr>
              <w:pStyle w:val="Normal2"/>
              <w:spacing w:line="360" w:lineRule="auto"/>
              <w:jc w:val="both"/>
            </w:pPr>
            <w:r>
              <w:t>2</w:t>
            </w:r>
          </w:p>
        </w:tc>
        <w:tc>
          <w:tcPr>
            <w:tcW w:w="5115" w:type="dxa"/>
          </w:tcPr>
          <w:p w:rsidR="006E3848" w:rsidRDefault="006E730C">
            <w:pPr>
              <w:pStyle w:val="Normal2"/>
              <w:spacing w:line="360" w:lineRule="auto"/>
              <w:jc w:val="both"/>
            </w:pPr>
            <w:r>
              <w:t>STAK un-staking</w:t>
            </w:r>
          </w:p>
        </w:tc>
        <w:tc>
          <w:tcPr>
            <w:tcW w:w="3006" w:type="dxa"/>
          </w:tcPr>
          <w:p w:rsidR="006E3848" w:rsidRDefault="006E730C">
            <w:pPr>
              <w:pStyle w:val="Normal2"/>
              <w:spacing w:line="360" w:lineRule="auto"/>
              <w:jc w:val="both"/>
            </w:pPr>
            <w:r>
              <w:t>Yes</w:t>
            </w:r>
          </w:p>
        </w:tc>
      </w:tr>
      <w:tr w:rsidR="006E3848">
        <w:tc>
          <w:tcPr>
            <w:tcW w:w="895" w:type="dxa"/>
          </w:tcPr>
          <w:p w:rsidR="006E3848" w:rsidRDefault="006E730C">
            <w:pPr>
              <w:pStyle w:val="Normal2"/>
              <w:spacing w:line="360" w:lineRule="auto"/>
              <w:jc w:val="both"/>
            </w:pPr>
            <w:r>
              <w:t>3</w:t>
            </w:r>
          </w:p>
        </w:tc>
        <w:tc>
          <w:tcPr>
            <w:tcW w:w="5115" w:type="dxa"/>
          </w:tcPr>
          <w:p w:rsidR="006E3848" w:rsidRDefault="006E730C">
            <w:pPr>
              <w:pStyle w:val="Normal2"/>
              <w:spacing w:line="360" w:lineRule="auto"/>
              <w:jc w:val="both"/>
            </w:pPr>
            <w:r>
              <w:t>STAK claiming</w:t>
            </w:r>
          </w:p>
        </w:tc>
        <w:tc>
          <w:tcPr>
            <w:tcW w:w="3006" w:type="dxa"/>
          </w:tcPr>
          <w:p w:rsidR="006E3848" w:rsidRDefault="006E730C">
            <w:pPr>
              <w:pStyle w:val="Normal2"/>
              <w:spacing w:line="360" w:lineRule="auto"/>
              <w:jc w:val="both"/>
            </w:pPr>
            <w:r>
              <w:t>Yes</w:t>
            </w:r>
          </w:p>
        </w:tc>
      </w:tr>
      <w:tr w:rsidR="006E3848">
        <w:tc>
          <w:tcPr>
            <w:tcW w:w="895" w:type="dxa"/>
          </w:tcPr>
          <w:p w:rsidR="006E3848" w:rsidRDefault="006E730C">
            <w:pPr>
              <w:pStyle w:val="Normal2"/>
              <w:spacing w:line="360" w:lineRule="auto"/>
              <w:jc w:val="both"/>
            </w:pPr>
            <w:r>
              <w:t>4</w:t>
            </w:r>
          </w:p>
        </w:tc>
        <w:tc>
          <w:tcPr>
            <w:tcW w:w="5115" w:type="dxa"/>
          </w:tcPr>
          <w:p w:rsidR="006E3848" w:rsidRDefault="006E730C">
            <w:pPr>
              <w:pStyle w:val="Normal2"/>
              <w:spacing w:line="360" w:lineRule="auto"/>
              <w:jc w:val="both"/>
            </w:pPr>
            <w:r>
              <w:t>STAK compounding</w:t>
            </w:r>
          </w:p>
        </w:tc>
        <w:tc>
          <w:tcPr>
            <w:tcW w:w="3006" w:type="dxa"/>
          </w:tcPr>
          <w:p w:rsidR="006E3848" w:rsidRDefault="006E730C">
            <w:pPr>
              <w:pStyle w:val="Normal2"/>
              <w:spacing w:line="360" w:lineRule="auto"/>
              <w:jc w:val="both"/>
            </w:pPr>
            <w:r>
              <w:t>Yes</w:t>
            </w:r>
          </w:p>
        </w:tc>
      </w:tr>
      <w:tr w:rsidR="006E3848">
        <w:tc>
          <w:tcPr>
            <w:tcW w:w="895" w:type="dxa"/>
          </w:tcPr>
          <w:p w:rsidR="006E3848" w:rsidRDefault="006E730C">
            <w:pPr>
              <w:pStyle w:val="Normal2"/>
              <w:spacing w:line="360" w:lineRule="auto"/>
              <w:jc w:val="both"/>
            </w:pPr>
            <w:r>
              <w:t>5</w:t>
            </w:r>
          </w:p>
        </w:tc>
        <w:tc>
          <w:tcPr>
            <w:tcW w:w="5115" w:type="dxa"/>
          </w:tcPr>
          <w:p w:rsidR="006E3848" w:rsidRDefault="006E730C">
            <w:pPr>
              <w:pStyle w:val="Normal2"/>
              <w:spacing w:line="360" w:lineRule="auto"/>
              <w:jc w:val="both"/>
            </w:pPr>
            <w:r>
              <w:t>Farms</w:t>
            </w:r>
          </w:p>
        </w:tc>
        <w:tc>
          <w:tcPr>
            <w:tcW w:w="3006" w:type="dxa"/>
          </w:tcPr>
          <w:p w:rsidR="006E3848" w:rsidRDefault="006E730C">
            <w:pPr>
              <w:pStyle w:val="Normal2"/>
              <w:spacing w:line="360" w:lineRule="auto"/>
              <w:jc w:val="both"/>
            </w:pPr>
            <w:r>
              <w:t>Yes</w:t>
            </w:r>
          </w:p>
        </w:tc>
      </w:tr>
      <w:tr w:rsidR="006E3848">
        <w:tc>
          <w:tcPr>
            <w:tcW w:w="895" w:type="dxa"/>
          </w:tcPr>
          <w:p w:rsidR="006E3848" w:rsidRDefault="006E3848">
            <w:pPr>
              <w:pStyle w:val="Normal2"/>
              <w:spacing w:line="360" w:lineRule="auto"/>
              <w:jc w:val="both"/>
            </w:pPr>
          </w:p>
        </w:tc>
        <w:tc>
          <w:tcPr>
            <w:tcW w:w="5115" w:type="dxa"/>
          </w:tcPr>
          <w:p w:rsidR="006E3848" w:rsidRDefault="006E3848">
            <w:pPr>
              <w:pStyle w:val="Normal2"/>
              <w:spacing w:line="360" w:lineRule="auto"/>
              <w:jc w:val="both"/>
            </w:pPr>
          </w:p>
        </w:tc>
        <w:tc>
          <w:tcPr>
            <w:tcW w:w="3006" w:type="dxa"/>
          </w:tcPr>
          <w:p w:rsidR="006E3848" w:rsidRDefault="006E3848">
            <w:pPr>
              <w:pStyle w:val="Normal2"/>
              <w:spacing w:line="360" w:lineRule="auto"/>
              <w:jc w:val="both"/>
            </w:pPr>
          </w:p>
        </w:tc>
      </w:tr>
    </w:tbl>
    <w:p w:rsidR="006E3848" w:rsidRDefault="006E3848">
      <w:pPr>
        <w:pStyle w:val="Normal2"/>
        <w:spacing w:line="360" w:lineRule="auto"/>
        <w:jc w:val="both"/>
      </w:pPr>
    </w:p>
    <w:p w:rsidR="006E3848" w:rsidRDefault="006E730C">
      <w:pPr>
        <w:pStyle w:val="Normal2"/>
        <w:spacing w:line="360" w:lineRule="auto"/>
        <w:jc w:val="both"/>
      </w:pPr>
      <w:r>
        <w:t>Below table details the services to be provided</w:t>
      </w:r>
    </w:p>
    <w:tbl>
      <w:tblPr>
        <w:tblStyle w:val="afffffffff6"/>
        <w:tblW w:w="9016"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895"/>
        <w:gridCol w:w="5115"/>
        <w:gridCol w:w="3006"/>
      </w:tblGrid>
      <w:tr w:rsidR="006E3848">
        <w:tc>
          <w:tcPr>
            <w:tcW w:w="895" w:type="dxa"/>
            <w:shd w:val="clear" w:color="auto" w:fill="00B0F0"/>
          </w:tcPr>
          <w:p w:rsidR="006E3848" w:rsidRDefault="006E730C">
            <w:pPr>
              <w:pStyle w:val="Normal2"/>
              <w:spacing w:line="360" w:lineRule="auto"/>
              <w:jc w:val="both"/>
              <w:rPr>
                <w:b/>
                <w:color w:val="FFFFFF"/>
              </w:rPr>
            </w:pPr>
            <w:r>
              <w:rPr>
                <w:b/>
                <w:color w:val="FFFFFF"/>
              </w:rPr>
              <w:t>SN</w:t>
            </w:r>
          </w:p>
        </w:tc>
        <w:tc>
          <w:tcPr>
            <w:tcW w:w="5115" w:type="dxa"/>
            <w:shd w:val="clear" w:color="auto" w:fill="00B0F0"/>
          </w:tcPr>
          <w:p w:rsidR="006E3848" w:rsidRDefault="006E730C">
            <w:pPr>
              <w:pStyle w:val="Normal2"/>
              <w:spacing w:line="360" w:lineRule="auto"/>
              <w:jc w:val="both"/>
              <w:rPr>
                <w:b/>
                <w:color w:val="FFFFFF"/>
              </w:rPr>
            </w:pPr>
            <w:r>
              <w:rPr>
                <w:b/>
                <w:color w:val="FFFFFF"/>
              </w:rPr>
              <w:t>Scope of Services</w:t>
            </w:r>
          </w:p>
        </w:tc>
        <w:tc>
          <w:tcPr>
            <w:tcW w:w="3006" w:type="dxa"/>
            <w:shd w:val="clear" w:color="auto" w:fill="00B0F0"/>
          </w:tcPr>
          <w:p w:rsidR="006E3848" w:rsidRDefault="006E730C">
            <w:pPr>
              <w:pStyle w:val="Normal2"/>
              <w:spacing w:line="360" w:lineRule="auto"/>
              <w:jc w:val="both"/>
              <w:rPr>
                <w:b/>
                <w:color w:val="FFFFFF"/>
              </w:rPr>
            </w:pPr>
            <w:r>
              <w:rPr>
                <w:b/>
                <w:color w:val="FFFFFF"/>
              </w:rPr>
              <w:t>Required (Yes / No)</w:t>
            </w:r>
          </w:p>
        </w:tc>
      </w:tr>
      <w:tr w:rsidR="006E3848">
        <w:tc>
          <w:tcPr>
            <w:tcW w:w="895" w:type="dxa"/>
          </w:tcPr>
          <w:p w:rsidR="006E3848" w:rsidRDefault="006E730C">
            <w:pPr>
              <w:pStyle w:val="Normal2"/>
              <w:spacing w:line="360" w:lineRule="auto"/>
              <w:jc w:val="both"/>
            </w:pPr>
            <w:r>
              <w:t>1</w:t>
            </w:r>
          </w:p>
        </w:tc>
        <w:tc>
          <w:tcPr>
            <w:tcW w:w="5115" w:type="dxa"/>
          </w:tcPr>
          <w:p w:rsidR="006E3848" w:rsidRDefault="006E730C">
            <w:pPr>
              <w:pStyle w:val="Normal2"/>
              <w:spacing w:line="360" w:lineRule="auto"/>
              <w:jc w:val="both"/>
            </w:pPr>
            <w:r>
              <w:t>Project Management</w:t>
            </w:r>
          </w:p>
        </w:tc>
        <w:tc>
          <w:tcPr>
            <w:tcW w:w="3006" w:type="dxa"/>
          </w:tcPr>
          <w:p w:rsidR="006E3848" w:rsidRDefault="006E730C">
            <w:pPr>
              <w:pStyle w:val="Normal2"/>
              <w:spacing w:line="360" w:lineRule="auto"/>
              <w:jc w:val="both"/>
            </w:pPr>
            <w:r>
              <w:t>Yes</w:t>
            </w:r>
          </w:p>
        </w:tc>
      </w:tr>
      <w:tr w:rsidR="006E3848">
        <w:tc>
          <w:tcPr>
            <w:tcW w:w="895" w:type="dxa"/>
          </w:tcPr>
          <w:p w:rsidR="006E3848" w:rsidRDefault="006E730C">
            <w:pPr>
              <w:pStyle w:val="Normal2"/>
              <w:spacing w:line="360" w:lineRule="auto"/>
              <w:jc w:val="both"/>
            </w:pPr>
            <w:r>
              <w:t>2</w:t>
            </w:r>
          </w:p>
        </w:tc>
        <w:tc>
          <w:tcPr>
            <w:tcW w:w="5115" w:type="dxa"/>
          </w:tcPr>
          <w:p w:rsidR="006E3848" w:rsidRDefault="006E730C">
            <w:pPr>
              <w:pStyle w:val="Normal2"/>
              <w:spacing w:line="360" w:lineRule="auto"/>
              <w:jc w:val="both"/>
            </w:pPr>
            <w:r>
              <w:t>Solution Design</w:t>
            </w:r>
          </w:p>
        </w:tc>
        <w:tc>
          <w:tcPr>
            <w:tcW w:w="3006" w:type="dxa"/>
          </w:tcPr>
          <w:p w:rsidR="006E3848" w:rsidRDefault="006E730C">
            <w:pPr>
              <w:pStyle w:val="Normal2"/>
              <w:spacing w:line="360" w:lineRule="auto"/>
              <w:jc w:val="both"/>
            </w:pPr>
            <w:r>
              <w:t>Yes</w:t>
            </w:r>
          </w:p>
        </w:tc>
      </w:tr>
      <w:tr w:rsidR="006E3848">
        <w:tc>
          <w:tcPr>
            <w:tcW w:w="895" w:type="dxa"/>
          </w:tcPr>
          <w:p w:rsidR="006E3848" w:rsidRDefault="006E730C">
            <w:pPr>
              <w:pStyle w:val="Normal2"/>
              <w:spacing w:line="360" w:lineRule="auto"/>
              <w:jc w:val="both"/>
            </w:pPr>
            <w:r>
              <w:t>3</w:t>
            </w:r>
          </w:p>
        </w:tc>
        <w:tc>
          <w:tcPr>
            <w:tcW w:w="5115" w:type="dxa"/>
          </w:tcPr>
          <w:p w:rsidR="006E3848" w:rsidRDefault="006E730C">
            <w:pPr>
              <w:pStyle w:val="Normal2"/>
              <w:spacing w:line="360" w:lineRule="auto"/>
              <w:jc w:val="both"/>
            </w:pPr>
            <w:r>
              <w:t>Quality Control</w:t>
            </w:r>
          </w:p>
        </w:tc>
        <w:tc>
          <w:tcPr>
            <w:tcW w:w="3006" w:type="dxa"/>
          </w:tcPr>
          <w:p w:rsidR="006E3848" w:rsidRDefault="006E730C">
            <w:pPr>
              <w:pStyle w:val="Normal2"/>
              <w:spacing w:line="360" w:lineRule="auto"/>
              <w:jc w:val="both"/>
            </w:pPr>
            <w:r>
              <w:t>Yes</w:t>
            </w:r>
          </w:p>
        </w:tc>
      </w:tr>
      <w:tr w:rsidR="006E3848">
        <w:tc>
          <w:tcPr>
            <w:tcW w:w="895" w:type="dxa"/>
          </w:tcPr>
          <w:p w:rsidR="006E3848" w:rsidRDefault="006E730C">
            <w:pPr>
              <w:pStyle w:val="Normal2"/>
              <w:spacing w:line="360" w:lineRule="auto"/>
              <w:jc w:val="both"/>
            </w:pPr>
            <w:r>
              <w:t>4</w:t>
            </w:r>
          </w:p>
        </w:tc>
        <w:tc>
          <w:tcPr>
            <w:tcW w:w="5115" w:type="dxa"/>
          </w:tcPr>
          <w:p w:rsidR="006E3848" w:rsidRDefault="006E730C">
            <w:pPr>
              <w:pStyle w:val="Normal2"/>
              <w:spacing w:line="360" w:lineRule="auto"/>
              <w:jc w:val="both"/>
            </w:pPr>
            <w:r>
              <w:t>Training</w:t>
            </w:r>
          </w:p>
        </w:tc>
        <w:tc>
          <w:tcPr>
            <w:tcW w:w="3006" w:type="dxa"/>
          </w:tcPr>
          <w:p w:rsidR="006E3848" w:rsidRDefault="006E730C">
            <w:pPr>
              <w:pStyle w:val="Normal2"/>
              <w:spacing w:line="360" w:lineRule="auto"/>
              <w:jc w:val="both"/>
            </w:pPr>
            <w:r>
              <w:t>No</w:t>
            </w:r>
          </w:p>
        </w:tc>
      </w:tr>
      <w:tr w:rsidR="006E3848">
        <w:tc>
          <w:tcPr>
            <w:tcW w:w="895" w:type="dxa"/>
          </w:tcPr>
          <w:p w:rsidR="006E3848" w:rsidRDefault="006E730C">
            <w:pPr>
              <w:pStyle w:val="Normal2"/>
              <w:spacing w:line="360" w:lineRule="auto"/>
              <w:jc w:val="both"/>
            </w:pPr>
            <w:r>
              <w:t>5</w:t>
            </w:r>
          </w:p>
        </w:tc>
        <w:tc>
          <w:tcPr>
            <w:tcW w:w="5115" w:type="dxa"/>
          </w:tcPr>
          <w:p w:rsidR="006E3848" w:rsidRDefault="006E730C">
            <w:pPr>
              <w:pStyle w:val="Normal2"/>
              <w:spacing w:line="360" w:lineRule="auto"/>
              <w:jc w:val="both"/>
            </w:pPr>
            <w:r>
              <w:t>User Acceptance Test</w:t>
            </w:r>
          </w:p>
        </w:tc>
        <w:tc>
          <w:tcPr>
            <w:tcW w:w="3006" w:type="dxa"/>
          </w:tcPr>
          <w:p w:rsidR="006E3848" w:rsidRDefault="006E730C">
            <w:pPr>
              <w:pStyle w:val="Normal2"/>
              <w:spacing w:line="360" w:lineRule="auto"/>
              <w:jc w:val="both"/>
            </w:pPr>
            <w:r>
              <w:t>Yes</w:t>
            </w:r>
          </w:p>
        </w:tc>
      </w:tr>
      <w:tr w:rsidR="006E3848">
        <w:tc>
          <w:tcPr>
            <w:tcW w:w="895" w:type="dxa"/>
          </w:tcPr>
          <w:p w:rsidR="006E3848" w:rsidRDefault="006E730C">
            <w:pPr>
              <w:pStyle w:val="Normal2"/>
              <w:spacing w:line="360" w:lineRule="auto"/>
              <w:jc w:val="both"/>
            </w:pPr>
            <w:r>
              <w:t>6</w:t>
            </w:r>
          </w:p>
        </w:tc>
        <w:tc>
          <w:tcPr>
            <w:tcW w:w="5115" w:type="dxa"/>
          </w:tcPr>
          <w:p w:rsidR="006E3848" w:rsidRDefault="006E730C">
            <w:pPr>
              <w:pStyle w:val="Normal2"/>
              <w:spacing w:line="360" w:lineRule="auto"/>
              <w:jc w:val="both"/>
            </w:pPr>
            <w:r>
              <w:t xml:space="preserve">Onsite Standby </w:t>
            </w:r>
          </w:p>
        </w:tc>
        <w:tc>
          <w:tcPr>
            <w:tcW w:w="3006" w:type="dxa"/>
          </w:tcPr>
          <w:p w:rsidR="006E3848" w:rsidRDefault="006E730C">
            <w:pPr>
              <w:pStyle w:val="Normal2"/>
              <w:spacing w:line="360" w:lineRule="auto"/>
              <w:jc w:val="both"/>
            </w:pPr>
            <w:r>
              <w:t>No</w:t>
            </w:r>
          </w:p>
        </w:tc>
      </w:tr>
      <w:tr w:rsidR="006E3848">
        <w:tc>
          <w:tcPr>
            <w:tcW w:w="895" w:type="dxa"/>
          </w:tcPr>
          <w:p w:rsidR="006E3848" w:rsidRDefault="006E730C">
            <w:pPr>
              <w:pStyle w:val="Normal2"/>
              <w:spacing w:line="360" w:lineRule="auto"/>
              <w:jc w:val="both"/>
            </w:pPr>
            <w:r>
              <w:t>7</w:t>
            </w:r>
          </w:p>
        </w:tc>
        <w:tc>
          <w:tcPr>
            <w:tcW w:w="5115" w:type="dxa"/>
          </w:tcPr>
          <w:p w:rsidR="006E3848" w:rsidRDefault="006E730C">
            <w:pPr>
              <w:pStyle w:val="Normal2"/>
              <w:spacing w:line="360" w:lineRule="auto"/>
              <w:jc w:val="both"/>
            </w:pPr>
            <w:r>
              <w:t>Customer Automation Services</w:t>
            </w:r>
          </w:p>
        </w:tc>
        <w:tc>
          <w:tcPr>
            <w:tcW w:w="3006" w:type="dxa"/>
          </w:tcPr>
          <w:p w:rsidR="006E3848" w:rsidRDefault="006E730C">
            <w:pPr>
              <w:pStyle w:val="Normal2"/>
              <w:spacing w:line="360" w:lineRule="auto"/>
              <w:jc w:val="both"/>
            </w:pPr>
            <w:r>
              <w:t>No</w:t>
            </w:r>
          </w:p>
        </w:tc>
      </w:tr>
      <w:tr w:rsidR="006E3848">
        <w:tc>
          <w:tcPr>
            <w:tcW w:w="895" w:type="dxa"/>
          </w:tcPr>
          <w:p w:rsidR="006E3848" w:rsidRDefault="006E730C">
            <w:pPr>
              <w:pStyle w:val="Normal2"/>
              <w:spacing w:line="360" w:lineRule="auto"/>
              <w:jc w:val="both"/>
            </w:pPr>
            <w:r>
              <w:t>8</w:t>
            </w:r>
          </w:p>
        </w:tc>
        <w:tc>
          <w:tcPr>
            <w:tcW w:w="5115" w:type="dxa"/>
          </w:tcPr>
          <w:p w:rsidR="006E3848" w:rsidRDefault="006E730C">
            <w:pPr>
              <w:pStyle w:val="Normal2"/>
              <w:spacing w:line="360" w:lineRule="auto"/>
              <w:jc w:val="both"/>
            </w:pPr>
            <w:r>
              <w:t>Database Migration</w:t>
            </w:r>
          </w:p>
        </w:tc>
        <w:tc>
          <w:tcPr>
            <w:tcW w:w="3006" w:type="dxa"/>
          </w:tcPr>
          <w:p w:rsidR="006E3848" w:rsidRDefault="006E730C">
            <w:pPr>
              <w:pStyle w:val="Normal2"/>
              <w:spacing w:line="360" w:lineRule="auto"/>
              <w:jc w:val="both"/>
            </w:pPr>
            <w:r>
              <w:t>No</w:t>
            </w:r>
          </w:p>
        </w:tc>
      </w:tr>
      <w:tr w:rsidR="006E3848">
        <w:trPr>
          <w:trHeight w:val="417"/>
        </w:trPr>
        <w:tc>
          <w:tcPr>
            <w:tcW w:w="895" w:type="dxa"/>
          </w:tcPr>
          <w:p w:rsidR="006E3848" w:rsidRDefault="006E730C">
            <w:pPr>
              <w:pStyle w:val="Normal2"/>
              <w:spacing w:line="360" w:lineRule="auto"/>
              <w:jc w:val="both"/>
            </w:pPr>
            <w:r>
              <w:t>9</w:t>
            </w:r>
          </w:p>
        </w:tc>
        <w:tc>
          <w:tcPr>
            <w:tcW w:w="5115" w:type="dxa"/>
          </w:tcPr>
          <w:p w:rsidR="006E3848" w:rsidRDefault="006E730C">
            <w:pPr>
              <w:pStyle w:val="Normal2"/>
              <w:spacing w:line="360" w:lineRule="auto"/>
              <w:jc w:val="both"/>
            </w:pPr>
            <w:r>
              <w:t>Creative Design Services</w:t>
            </w:r>
          </w:p>
        </w:tc>
        <w:tc>
          <w:tcPr>
            <w:tcW w:w="3006" w:type="dxa"/>
          </w:tcPr>
          <w:p w:rsidR="006E3848" w:rsidRDefault="006E730C">
            <w:pPr>
              <w:pStyle w:val="Normal2"/>
              <w:spacing w:line="360" w:lineRule="auto"/>
              <w:jc w:val="both"/>
            </w:pPr>
            <w:r>
              <w:t>No</w:t>
            </w:r>
          </w:p>
        </w:tc>
      </w:tr>
      <w:tr w:rsidR="006E3848">
        <w:tc>
          <w:tcPr>
            <w:tcW w:w="895" w:type="dxa"/>
          </w:tcPr>
          <w:p w:rsidR="006E3848" w:rsidRDefault="006E730C">
            <w:pPr>
              <w:pStyle w:val="Normal2"/>
              <w:spacing w:line="360" w:lineRule="auto"/>
              <w:jc w:val="both"/>
            </w:pPr>
            <w:r>
              <w:t>10</w:t>
            </w:r>
          </w:p>
        </w:tc>
        <w:tc>
          <w:tcPr>
            <w:tcW w:w="5115" w:type="dxa"/>
          </w:tcPr>
          <w:p w:rsidR="006E3848" w:rsidRDefault="006E730C">
            <w:pPr>
              <w:pStyle w:val="Normal2"/>
              <w:spacing w:line="360" w:lineRule="auto"/>
              <w:jc w:val="both"/>
            </w:pPr>
            <w:r>
              <w:t>Post Live Support based on SLA</w:t>
            </w:r>
          </w:p>
        </w:tc>
        <w:tc>
          <w:tcPr>
            <w:tcW w:w="3006" w:type="dxa"/>
          </w:tcPr>
          <w:p w:rsidR="006E3848" w:rsidRDefault="006E730C">
            <w:pPr>
              <w:pStyle w:val="Normal2"/>
              <w:spacing w:line="360" w:lineRule="auto"/>
              <w:jc w:val="both"/>
            </w:pPr>
            <w:r>
              <w:t xml:space="preserve">No </w:t>
            </w:r>
          </w:p>
        </w:tc>
      </w:tr>
      <w:tr w:rsidR="006E3848">
        <w:tc>
          <w:tcPr>
            <w:tcW w:w="895" w:type="dxa"/>
          </w:tcPr>
          <w:p w:rsidR="006E3848" w:rsidRDefault="006E730C">
            <w:pPr>
              <w:pStyle w:val="Normal2"/>
              <w:spacing w:line="360" w:lineRule="auto"/>
              <w:jc w:val="both"/>
            </w:pPr>
            <w:r>
              <w:t>11</w:t>
            </w:r>
          </w:p>
        </w:tc>
        <w:tc>
          <w:tcPr>
            <w:tcW w:w="5115" w:type="dxa"/>
          </w:tcPr>
          <w:p w:rsidR="006E3848" w:rsidRDefault="006E730C">
            <w:pPr>
              <w:pStyle w:val="Normal2"/>
              <w:spacing w:line="360" w:lineRule="auto"/>
              <w:jc w:val="both"/>
            </w:pPr>
            <w:r>
              <w:t>Hosting Web and Data</w:t>
            </w:r>
          </w:p>
        </w:tc>
        <w:tc>
          <w:tcPr>
            <w:tcW w:w="3006" w:type="dxa"/>
          </w:tcPr>
          <w:p w:rsidR="006E3848" w:rsidRDefault="006E730C">
            <w:pPr>
              <w:pStyle w:val="Normal2"/>
              <w:spacing w:line="360" w:lineRule="auto"/>
              <w:jc w:val="both"/>
            </w:pPr>
            <w:r>
              <w:t>No</w:t>
            </w:r>
          </w:p>
        </w:tc>
      </w:tr>
    </w:tbl>
    <w:p w:rsidR="006E3848" w:rsidRDefault="006E3848">
      <w:pPr>
        <w:pStyle w:val="Normal2"/>
        <w:spacing w:line="360" w:lineRule="auto"/>
        <w:jc w:val="both"/>
      </w:pPr>
    </w:p>
    <w:p w:rsidR="006E3848" w:rsidRDefault="006E3848">
      <w:pPr>
        <w:pStyle w:val="Normal2"/>
        <w:spacing w:line="360" w:lineRule="auto"/>
        <w:jc w:val="both"/>
      </w:pPr>
    </w:p>
    <w:p w:rsidR="006E3848" w:rsidRDefault="006E730C">
      <w:pPr>
        <w:pStyle w:val="heading12"/>
        <w:ind w:firstLine="720"/>
      </w:pPr>
      <w:bookmarkStart w:id="7" w:name="_heading=h.3whwml4" w:colFirst="0" w:colLast="0"/>
      <w:bookmarkEnd w:id="7"/>
      <w:r>
        <w:t>2. Document Scope</w:t>
      </w:r>
    </w:p>
    <w:p w:rsidR="006E3848" w:rsidRDefault="006E730C">
      <w:pPr>
        <w:pStyle w:val="Normal2"/>
        <w:spacing w:line="360" w:lineRule="auto"/>
        <w:jc w:val="both"/>
      </w:pPr>
      <w:r>
        <w:t>This section defines the project scope and deliverables.</w:t>
      </w:r>
    </w:p>
    <w:bookmarkStart w:id="8" w:name="_heading=h.2bn6wsx" w:colFirst="0" w:colLast="0" w:displacedByCustomXml="next"/>
    <w:bookmarkEnd w:id="8" w:displacedByCustomXml="next"/>
    <w:sdt>
      <w:sdtPr>
        <w:tag w:val="goog_rdk_0"/>
        <w:id w:val="-1109119749"/>
      </w:sdtPr>
      <w:sdtContent>
        <w:p w:rsidR="006E3848" w:rsidRDefault="006E730C">
          <w:pPr>
            <w:pStyle w:val="heading22"/>
            <w:spacing w:before="60" w:after="144"/>
            <w:ind w:left="576" w:firstLine="0"/>
          </w:pPr>
          <w:r>
            <w:t>2.1. Attributes of Individual Requirements</w:t>
          </w:r>
        </w:p>
      </w:sdtContent>
    </w:sdt>
    <w:p w:rsidR="006E3848" w:rsidRDefault="006E730C">
      <w:pPr>
        <w:pStyle w:val="Normal2"/>
        <w:spacing w:line="360" w:lineRule="auto"/>
        <w:jc w:val="both"/>
      </w:pPr>
      <w:r>
        <w:t>For each identified requirement, the following items of information are represented in a tabular format:</w:t>
      </w:r>
    </w:p>
    <w:tbl>
      <w:tblPr>
        <w:tblStyle w:val="afffffffff7"/>
        <w:tblW w:w="9270" w:type="dxa"/>
        <w:tblInd w:w="19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000" w:firstRow="0" w:lastRow="0" w:firstColumn="0" w:lastColumn="0" w:noHBand="0" w:noVBand="0"/>
      </w:tblPr>
      <w:tblGrid>
        <w:gridCol w:w="1708"/>
        <w:gridCol w:w="250"/>
        <w:gridCol w:w="7312"/>
      </w:tblGrid>
      <w:tr w:rsidR="006E3848">
        <w:tc>
          <w:tcPr>
            <w:tcW w:w="1708" w:type="dxa"/>
          </w:tcPr>
          <w:p w:rsidR="006E3848" w:rsidRDefault="006E730C">
            <w:pPr>
              <w:pStyle w:val="Normal2"/>
              <w:spacing w:line="360" w:lineRule="auto"/>
              <w:jc w:val="both"/>
              <w:rPr>
                <w:b/>
              </w:rPr>
            </w:pPr>
            <w:r>
              <w:rPr>
                <w:b/>
              </w:rPr>
              <w:t>Requirement ID</w:t>
            </w:r>
          </w:p>
        </w:tc>
        <w:tc>
          <w:tcPr>
            <w:tcW w:w="250" w:type="dxa"/>
          </w:tcPr>
          <w:p w:rsidR="006E3848" w:rsidRDefault="006E730C">
            <w:pPr>
              <w:pStyle w:val="Normal2"/>
              <w:spacing w:line="360" w:lineRule="auto"/>
              <w:jc w:val="both"/>
            </w:pPr>
            <w:r>
              <w:t>:</w:t>
            </w:r>
          </w:p>
        </w:tc>
        <w:tc>
          <w:tcPr>
            <w:tcW w:w="7312" w:type="dxa"/>
          </w:tcPr>
          <w:p w:rsidR="006E3848" w:rsidRDefault="006E730C">
            <w:pPr>
              <w:pStyle w:val="Normal2"/>
              <w:spacing w:line="360" w:lineRule="auto"/>
              <w:jc w:val="both"/>
            </w:pPr>
            <w:r>
              <w:t>A unique identifier for the requirement.</w:t>
            </w:r>
          </w:p>
        </w:tc>
      </w:tr>
      <w:tr w:rsidR="006E3848">
        <w:tc>
          <w:tcPr>
            <w:tcW w:w="1708" w:type="dxa"/>
          </w:tcPr>
          <w:p w:rsidR="006E3848" w:rsidRDefault="006E730C">
            <w:pPr>
              <w:pStyle w:val="Normal2"/>
              <w:spacing w:line="360" w:lineRule="auto"/>
              <w:jc w:val="both"/>
              <w:rPr>
                <w:b/>
              </w:rPr>
            </w:pPr>
            <w:r>
              <w:rPr>
                <w:b/>
              </w:rPr>
              <w:t>Priority</w:t>
            </w:r>
          </w:p>
        </w:tc>
        <w:tc>
          <w:tcPr>
            <w:tcW w:w="250" w:type="dxa"/>
          </w:tcPr>
          <w:p w:rsidR="006E3848" w:rsidRDefault="006E730C">
            <w:pPr>
              <w:pStyle w:val="Normal2"/>
              <w:spacing w:line="360" w:lineRule="auto"/>
              <w:jc w:val="both"/>
            </w:pPr>
            <w:r>
              <w:t>:</w:t>
            </w:r>
          </w:p>
        </w:tc>
        <w:tc>
          <w:tcPr>
            <w:tcW w:w="7312" w:type="dxa"/>
          </w:tcPr>
          <w:p w:rsidR="006E3848" w:rsidRDefault="006E730C">
            <w:pPr>
              <w:pStyle w:val="Normal2"/>
              <w:spacing w:line="360" w:lineRule="auto"/>
              <w:jc w:val="both"/>
            </w:pPr>
            <w:r>
              <w:t>The priority level of the requirement.</w:t>
            </w:r>
          </w:p>
        </w:tc>
      </w:tr>
      <w:tr w:rsidR="006E3848">
        <w:tc>
          <w:tcPr>
            <w:tcW w:w="1708" w:type="dxa"/>
          </w:tcPr>
          <w:p w:rsidR="006E3848" w:rsidRDefault="006E730C">
            <w:pPr>
              <w:pStyle w:val="Normal2"/>
              <w:spacing w:line="360" w:lineRule="auto"/>
              <w:jc w:val="both"/>
              <w:rPr>
                <w:b/>
              </w:rPr>
            </w:pPr>
            <w:r>
              <w:rPr>
                <w:b/>
              </w:rPr>
              <w:t>Phase</w:t>
            </w:r>
          </w:p>
        </w:tc>
        <w:tc>
          <w:tcPr>
            <w:tcW w:w="250" w:type="dxa"/>
          </w:tcPr>
          <w:p w:rsidR="006E3848" w:rsidRDefault="006E730C">
            <w:pPr>
              <w:pStyle w:val="Normal2"/>
              <w:spacing w:line="360" w:lineRule="auto"/>
              <w:jc w:val="both"/>
            </w:pPr>
            <w:r>
              <w:t>:</w:t>
            </w:r>
          </w:p>
        </w:tc>
        <w:tc>
          <w:tcPr>
            <w:tcW w:w="7312" w:type="dxa"/>
          </w:tcPr>
          <w:p w:rsidR="006E3848" w:rsidRDefault="006E730C">
            <w:pPr>
              <w:pStyle w:val="Normal2"/>
              <w:spacing w:line="360" w:lineRule="auto"/>
              <w:jc w:val="both"/>
            </w:pPr>
            <w:r>
              <w:t>To implement in which phase</w:t>
            </w:r>
          </w:p>
        </w:tc>
      </w:tr>
    </w:tbl>
    <w:p w:rsidR="006E3848" w:rsidRDefault="006E730C">
      <w:pPr>
        <w:pStyle w:val="Normal2"/>
        <w:spacing w:line="360" w:lineRule="auto"/>
        <w:jc w:val="both"/>
      </w:pPr>
      <w:r>
        <w:t>The requirement is then described in detail, with any associated non-functional and interface requirements separately identified.</w:t>
      </w:r>
    </w:p>
    <w:p w:rsidR="006E3848" w:rsidRDefault="006E730C">
      <w:pPr>
        <w:pStyle w:val="heading22"/>
        <w:spacing w:before="60" w:after="144"/>
        <w:ind w:left="576" w:firstLine="0"/>
      </w:pPr>
      <w:bookmarkStart w:id="9" w:name="_heading=h.qsh70q" w:colFirst="0" w:colLast="0"/>
      <w:bookmarkEnd w:id="9"/>
      <w:r>
        <w:t>2.2. Priority of Requirements</w:t>
      </w:r>
    </w:p>
    <w:p w:rsidR="006E3848" w:rsidRDefault="006E730C">
      <w:pPr>
        <w:pStyle w:val="Normal2"/>
        <w:spacing w:line="360" w:lineRule="auto"/>
        <w:jc w:val="both"/>
      </w:pPr>
      <w:r>
        <w:t>Within this document, all requirements are categorized under 3 priority levels:</w:t>
      </w:r>
    </w:p>
    <w:tbl>
      <w:tblPr>
        <w:tblStyle w:val="afffffffff8"/>
        <w:tblW w:w="906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846"/>
        <w:gridCol w:w="1807"/>
        <w:gridCol w:w="6414"/>
      </w:tblGrid>
      <w:tr w:rsidR="006E3848">
        <w:trPr>
          <w:trHeight w:val="266"/>
        </w:trPr>
        <w:tc>
          <w:tcPr>
            <w:tcW w:w="846" w:type="dxa"/>
            <w:shd w:val="clear" w:color="auto" w:fill="00B0F0"/>
            <w:vAlign w:val="center"/>
          </w:tcPr>
          <w:p w:rsidR="006E3848" w:rsidRDefault="006E730C">
            <w:pPr>
              <w:pStyle w:val="Normal2"/>
              <w:rPr>
                <w:b/>
                <w:color w:val="FFFFFF"/>
                <w:sz w:val="20"/>
                <w:szCs w:val="20"/>
              </w:rPr>
            </w:pPr>
            <w:r>
              <w:rPr>
                <w:b/>
                <w:color w:val="FFFFFF"/>
                <w:sz w:val="20"/>
                <w:szCs w:val="20"/>
              </w:rPr>
              <w:t>Value</w:t>
            </w:r>
          </w:p>
        </w:tc>
        <w:tc>
          <w:tcPr>
            <w:tcW w:w="1807" w:type="dxa"/>
            <w:shd w:val="clear" w:color="auto" w:fill="00B0F0"/>
            <w:vAlign w:val="center"/>
          </w:tcPr>
          <w:p w:rsidR="006E3848" w:rsidRDefault="006E730C">
            <w:pPr>
              <w:pStyle w:val="Normal2"/>
              <w:rPr>
                <w:b/>
                <w:color w:val="FFFFFF"/>
                <w:sz w:val="20"/>
                <w:szCs w:val="20"/>
              </w:rPr>
            </w:pPr>
            <w:r>
              <w:rPr>
                <w:b/>
                <w:color w:val="FFFFFF"/>
                <w:sz w:val="20"/>
                <w:szCs w:val="20"/>
              </w:rPr>
              <w:t>Priority</w:t>
            </w:r>
          </w:p>
        </w:tc>
        <w:tc>
          <w:tcPr>
            <w:tcW w:w="6414" w:type="dxa"/>
            <w:shd w:val="clear" w:color="auto" w:fill="00B0F0"/>
            <w:vAlign w:val="center"/>
          </w:tcPr>
          <w:p w:rsidR="006E3848" w:rsidRDefault="006E730C">
            <w:pPr>
              <w:pStyle w:val="Normal2"/>
              <w:rPr>
                <w:b/>
                <w:color w:val="FFFFFF"/>
                <w:sz w:val="20"/>
                <w:szCs w:val="20"/>
              </w:rPr>
            </w:pPr>
            <w:r>
              <w:rPr>
                <w:b/>
                <w:color w:val="FFFFFF"/>
                <w:sz w:val="20"/>
                <w:szCs w:val="20"/>
              </w:rPr>
              <w:t>Description</w:t>
            </w:r>
          </w:p>
        </w:tc>
      </w:tr>
      <w:tr w:rsidR="006E3848">
        <w:tc>
          <w:tcPr>
            <w:tcW w:w="846" w:type="dxa"/>
          </w:tcPr>
          <w:p w:rsidR="006E3848" w:rsidRDefault="006E730C">
            <w:pPr>
              <w:pStyle w:val="Normal2"/>
              <w:jc w:val="center"/>
              <w:rPr>
                <w:sz w:val="18"/>
                <w:szCs w:val="18"/>
              </w:rPr>
            </w:pPr>
            <w:r>
              <w:rPr>
                <w:sz w:val="18"/>
                <w:szCs w:val="18"/>
              </w:rPr>
              <w:t>1</w:t>
            </w:r>
          </w:p>
        </w:tc>
        <w:tc>
          <w:tcPr>
            <w:tcW w:w="1807" w:type="dxa"/>
          </w:tcPr>
          <w:p w:rsidR="006E3848" w:rsidRDefault="006E730C">
            <w:pPr>
              <w:pStyle w:val="Normal2"/>
              <w:rPr>
                <w:sz w:val="18"/>
                <w:szCs w:val="18"/>
              </w:rPr>
            </w:pPr>
            <w:r>
              <w:rPr>
                <w:sz w:val="18"/>
                <w:szCs w:val="18"/>
              </w:rPr>
              <w:t>Essential</w:t>
            </w:r>
          </w:p>
        </w:tc>
        <w:tc>
          <w:tcPr>
            <w:tcW w:w="6414" w:type="dxa"/>
          </w:tcPr>
          <w:p w:rsidR="006E3848" w:rsidRDefault="006E730C">
            <w:pPr>
              <w:pStyle w:val="Normal2"/>
              <w:spacing w:after="100" w:line="276" w:lineRule="auto"/>
              <w:jc w:val="both"/>
              <w:rPr>
                <w:sz w:val="18"/>
                <w:szCs w:val="18"/>
              </w:rPr>
            </w:pPr>
            <w:r>
              <w:rPr>
                <w:sz w:val="18"/>
                <w:szCs w:val="18"/>
              </w:rPr>
              <w:t>This requirement is critical for the system to work and for operations to continue as normal. This is of the highest priority.</w:t>
            </w:r>
          </w:p>
        </w:tc>
      </w:tr>
      <w:tr w:rsidR="006E3848">
        <w:trPr>
          <w:trHeight w:val="1073"/>
        </w:trPr>
        <w:tc>
          <w:tcPr>
            <w:tcW w:w="846" w:type="dxa"/>
          </w:tcPr>
          <w:p w:rsidR="006E3848" w:rsidRDefault="006E730C">
            <w:pPr>
              <w:pStyle w:val="Normal2"/>
              <w:jc w:val="center"/>
              <w:rPr>
                <w:sz w:val="18"/>
                <w:szCs w:val="18"/>
              </w:rPr>
            </w:pPr>
            <w:r>
              <w:rPr>
                <w:sz w:val="18"/>
                <w:szCs w:val="18"/>
              </w:rPr>
              <w:t>2</w:t>
            </w:r>
          </w:p>
        </w:tc>
        <w:tc>
          <w:tcPr>
            <w:tcW w:w="1807" w:type="dxa"/>
          </w:tcPr>
          <w:p w:rsidR="006E3848" w:rsidRDefault="006E730C">
            <w:pPr>
              <w:pStyle w:val="Normal2"/>
              <w:rPr>
                <w:sz w:val="18"/>
                <w:szCs w:val="18"/>
              </w:rPr>
            </w:pPr>
            <w:r>
              <w:rPr>
                <w:sz w:val="18"/>
                <w:szCs w:val="18"/>
              </w:rPr>
              <w:t>Highly Desirable</w:t>
            </w:r>
          </w:p>
        </w:tc>
        <w:tc>
          <w:tcPr>
            <w:tcW w:w="6414" w:type="dxa"/>
          </w:tcPr>
          <w:p w:rsidR="006E3848" w:rsidRDefault="006E730C">
            <w:pPr>
              <w:pStyle w:val="Normal2"/>
              <w:spacing w:after="100" w:line="276" w:lineRule="auto"/>
              <w:jc w:val="both"/>
              <w:rPr>
                <w:sz w:val="18"/>
                <w:szCs w:val="18"/>
              </w:rPr>
            </w:pPr>
            <w:r>
              <w:rPr>
                <w:sz w:val="18"/>
                <w:szCs w:val="18"/>
              </w:rPr>
              <w:t>This requirement may prove extremely useful for the system to work more efficiently. This is of medium priority and may not be delivered on the deadline of the project. However, it will be implemented in the next immediate possible iteration of the project cycle.</w:t>
            </w:r>
          </w:p>
        </w:tc>
      </w:tr>
      <w:tr w:rsidR="006E3848">
        <w:trPr>
          <w:trHeight w:val="955"/>
        </w:trPr>
        <w:tc>
          <w:tcPr>
            <w:tcW w:w="846" w:type="dxa"/>
          </w:tcPr>
          <w:p w:rsidR="006E3848" w:rsidRDefault="006E730C">
            <w:pPr>
              <w:pStyle w:val="Normal2"/>
              <w:jc w:val="center"/>
              <w:rPr>
                <w:sz w:val="18"/>
                <w:szCs w:val="18"/>
              </w:rPr>
            </w:pPr>
            <w:r>
              <w:rPr>
                <w:sz w:val="18"/>
                <w:szCs w:val="18"/>
              </w:rPr>
              <w:t>3</w:t>
            </w:r>
          </w:p>
        </w:tc>
        <w:tc>
          <w:tcPr>
            <w:tcW w:w="1807" w:type="dxa"/>
          </w:tcPr>
          <w:p w:rsidR="006E3848" w:rsidRDefault="006E730C">
            <w:pPr>
              <w:pStyle w:val="Normal2"/>
              <w:rPr>
                <w:sz w:val="18"/>
                <w:szCs w:val="18"/>
              </w:rPr>
            </w:pPr>
            <w:r>
              <w:rPr>
                <w:sz w:val="18"/>
                <w:szCs w:val="18"/>
              </w:rPr>
              <w:t>Desirable</w:t>
            </w:r>
          </w:p>
        </w:tc>
        <w:tc>
          <w:tcPr>
            <w:tcW w:w="6414" w:type="dxa"/>
          </w:tcPr>
          <w:p w:rsidR="006E3848" w:rsidRDefault="006E730C">
            <w:pPr>
              <w:pStyle w:val="Normal2"/>
              <w:spacing w:after="100" w:line="276" w:lineRule="auto"/>
              <w:jc w:val="both"/>
              <w:rPr>
                <w:sz w:val="18"/>
                <w:szCs w:val="18"/>
              </w:rPr>
            </w:pPr>
            <w:r>
              <w:rPr>
                <w:sz w:val="18"/>
                <w:szCs w:val="18"/>
              </w:rPr>
              <w:t>This requirement could prove useful in enhancing the system. This is of the lowest priority and may not be delivered on the deadline of the project. However, it may be implemented during the enhancement phase of the project cycle.</w:t>
            </w:r>
          </w:p>
        </w:tc>
      </w:tr>
    </w:tbl>
    <w:p w:rsidR="006E3848" w:rsidRDefault="006E3848">
      <w:pPr>
        <w:pStyle w:val="heading12"/>
        <w:spacing w:before="60" w:after="144"/>
        <w:ind w:left="432" w:firstLine="0"/>
      </w:pPr>
      <w:bookmarkStart w:id="10" w:name="_heading=h.3as4poj" w:colFirst="0" w:colLast="0"/>
      <w:bookmarkEnd w:id="10"/>
    </w:p>
    <w:p w:rsidR="006E3848" w:rsidRDefault="006E730C">
      <w:pPr>
        <w:pStyle w:val="heading12"/>
        <w:spacing w:before="60" w:after="144"/>
        <w:ind w:left="432" w:firstLine="0"/>
      </w:pPr>
      <w:bookmarkStart w:id="11" w:name="_heading=h.ahqzucrw5e37" w:colFirst="0" w:colLast="0"/>
      <w:bookmarkEnd w:id="11"/>
      <w:r>
        <w:t>3. Functional Requirement</w:t>
      </w:r>
    </w:p>
    <w:p w:rsidR="00067D02" w:rsidRPr="00067D02" w:rsidRDefault="00067D02" w:rsidP="00067D02">
      <w:pPr>
        <w:pStyle w:val="Normal2"/>
      </w:pPr>
    </w:p>
    <w:p w:rsidR="00067D02" w:rsidRDefault="00067D02">
      <w:pPr>
        <w:pStyle w:val="heading22"/>
        <w:spacing w:before="60" w:after="144"/>
        <w:ind w:left="576" w:firstLine="0"/>
      </w:pPr>
      <w:bookmarkStart w:id="12" w:name="_heading=h.bvjoly1zvjzd" w:colFirst="0" w:colLast="0"/>
      <w:bookmarkEnd w:id="12"/>
      <w:r>
        <w:t xml:space="preserve">3.1. </w:t>
      </w:r>
      <w:proofErr w:type="spellStart"/>
      <w:r>
        <w:t>MicroServices</w:t>
      </w:r>
      <w:proofErr w:type="spellEnd"/>
      <w:r>
        <w:t xml:space="preserve"> to Cloud</w:t>
      </w:r>
      <w:r w:rsidR="006E036E">
        <w:t xml:space="preserve"> platform</w:t>
      </w:r>
    </w:p>
    <w:p w:rsidR="00067D02" w:rsidRDefault="006E036E" w:rsidP="00067D02">
      <w:pPr>
        <w:pStyle w:val="Normal2"/>
        <w:rPr>
          <w:sz w:val="20"/>
        </w:rPr>
      </w:pPr>
      <w:r>
        <w:rPr>
          <w:sz w:val="20"/>
        </w:rPr>
        <w:t xml:space="preserve">As the demand for the website increase, therefore </w:t>
      </w:r>
      <w:proofErr w:type="spellStart"/>
      <w:r w:rsidR="00067D02">
        <w:rPr>
          <w:sz w:val="20"/>
        </w:rPr>
        <w:t>MicroServices</w:t>
      </w:r>
      <w:proofErr w:type="spellEnd"/>
      <w:r w:rsidR="00067D02">
        <w:rPr>
          <w:sz w:val="20"/>
        </w:rPr>
        <w:t xml:space="preserve"> need to execute on the cloud</w:t>
      </w:r>
      <w:r>
        <w:rPr>
          <w:sz w:val="20"/>
        </w:rPr>
        <w:t xml:space="preserve"> platform.</w:t>
      </w:r>
    </w:p>
    <w:p w:rsidR="006E036E" w:rsidRDefault="006E036E" w:rsidP="00067D02">
      <w:pPr>
        <w:pStyle w:val="Normal2"/>
        <w:rPr>
          <w:sz w:val="20"/>
        </w:rPr>
      </w:pPr>
      <w:r>
        <w:rPr>
          <w:sz w:val="20"/>
        </w:rPr>
        <w:t xml:space="preserve">There are several cloud platforms like </w:t>
      </w:r>
      <w:proofErr w:type="spellStart"/>
      <w:r>
        <w:rPr>
          <w:sz w:val="20"/>
        </w:rPr>
        <w:t>AppScale</w:t>
      </w:r>
      <w:proofErr w:type="spellEnd"/>
      <w:r>
        <w:rPr>
          <w:sz w:val="20"/>
        </w:rPr>
        <w:t xml:space="preserve">, Cloud Foundry, </w:t>
      </w:r>
      <w:proofErr w:type="spellStart"/>
      <w:r>
        <w:rPr>
          <w:sz w:val="20"/>
        </w:rPr>
        <w:t>OpenShift</w:t>
      </w:r>
      <w:proofErr w:type="spellEnd"/>
      <w:r>
        <w:rPr>
          <w:sz w:val="20"/>
        </w:rPr>
        <w:t xml:space="preserve">, </w:t>
      </w:r>
      <w:proofErr w:type="spellStart"/>
      <w:proofErr w:type="gramStart"/>
      <w:r>
        <w:rPr>
          <w:sz w:val="20"/>
        </w:rPr>
        <w:t>OpenStack</w:t>
      </w:r>
      <w:proofErr w:type="spellEnd"/>
      <w:proofErr w:type="gramEnd"/>
      <w:r>
        <w:rPr>
          <w:sz w:val="20"/>
        </w:rPr>
        <w:t xml:space="preserve"> and so on.</w:t>
      </w:r>
    </w:p>
    <w:p w:rsidR="006E036E" w:rsidRDefault="006E036E" w:rsidP="00067D02">
      <w:pPr>
        <w:pStyle w:val="Normal2"/>
        <w:rPr>
          <w:sz w:val="20"/>
        </w:rPr>
      </w:pPr>
      <w:r>
        <w:rPr>
          <w:sz w:val="20"/>
        </w:rPr>
        <w:t>These cloud platforms provide scalable web services and distributed database systems.</w:t>
      </w:r>
    </w:p>
    <w:p w:rsidR="006E036E" w:rsidRDefault="00B26965" w:rsidP="00067D02">
      <w:pPr>
        <w:pStyle w:val="Normal2"/>
        <w:rPr>
          <w:sz w:val="20"/>
        </w:rPr>
      </w:pPr>
      <w:r>
        <w:rPr>
          <w:sz w:val="20"/>
        </w:rPr>
        <w:t>W</w:t>
      </w:r>
      <w:r w:rsidR="004E5F79">
        <w:rPr>
          <w:sz w:val="20"/>
        </w:rPr>
        <w:t>e need</w:t>
      </w:r>
      <w:r w:rsidR="006E036E">
        <w:rPr>
          <w:sz w:val="20"/>
        </w:rPr>
        <w:t xml:space="preserve"> to deploy </w:t>
      </w:r>
      <w:proofErr w:type="spellStart"/>
      <w:r w:rsidR="006E036E">
        <w:rPr>
          <w:sz w:val="20"/>
        </w:rPr>
        <w:t>MicroServices</w:t>
      </w:r>
      <w:proofErr w:type="spellEnd"/>
      <w:r w:rsidR="006E036E">
        <w:rPr>
          <w:sz w:val="20"/>
        </w:rPr>
        <w:t xml:space="preserve"> to the cloud platform to meet the demands of traffic.</w:t>
      </w:r>
    </w:p>
    <w:p w:rsidR="00B26965" w:rsidRDefault="00B26965" w:rsidP="00067D02">
      <w:pPr>
        <w:pStyle w:val="Normal2"/>
        <w:rPr>
          <w:sz w:val="20"/>
        </w:rPr>
      </w:pPr>
      <w:r>
        <w:rPr>
          <w:sz w:val="20"/>
        </w:rPr>
        <w:t xml:space="preserve">So it is important to decide </w:t>
      </w:r>
      <w:r w:rsidR="00494D25">
        <w:rPr>
          <w:sz w:val="20"/>
        </w:rPr>
        <w:t>the cloud platform which micro service will be executed.</w:t>
      </w:r>
    </w:p>
    <w:p w:rsidR="00494D25" w:rsidRDefault="00494D25" w:rsidP="00067D02">
      <w:pPr>
        <w:pStyle w:val="Normal2"/>
        <w:rPr>
          <w:sz w:val="20"/>
        </w:rPr>
      </w:pPr>
      <w:r>
        <w:rPr>
          <w:sz w:val="20"/>
        </w:rPr>
        <w:t>Once the specified cloud platform is selected, we can make the micro service</w:t>
      </w:r>
      <w:r w:rsidR="009C5463">
        <w:rPr>
          <w:sz w:val="20"/>
        </w:rPr>
        <w:t xml:space="preserve"> using platform SDKs</w:t>
      </w:r>
      <w:r>
        <w:rPr>
          <w:sz w:val="20"/>
        </w:rPr>
        <w:t xml:space="preserve"> and deploy it to the cloud</w:t>
      </w:r>
      <w:r w:rsidR="009C5463">
        <w:rPr>
          <w:sz w:val="20"/>
        </w:rPr>
        <w:t xml:space="preserve"> via </w:t>
      </w:r>
      <w:r w:rsidR="00D61112">
        <w:rPr>
          <w:sz w:val="20"/>
        </w:rPr>
        <w:t>console</w:t>
      </w:r>
      <w:r w:rsidR="009C5463">
        <w:rPr>
          <w:sz w:val="20"/>
        </w:rPr>
        <w:t xml:space="preserve"> or UI</w:t>
      </w:r>
      <w:r>
        <w:rPr>
          <w:sz w:val="20"/>
        </w:rPr>
        <w:t>.</w:t>
      </w:r>
    </w:p>
    <w:p w:rsidR="00494D25" w:rsidRDefault="00494D25" w:rsidP="00067D02">
      <w:pPr>
        <w:pStyle w:val="Normal2"/>
        <w:rPr>
          <w:sz w:val="20"/>
        </w:rPr>
      </w:pPr>
    </w:p>
    <w:p w:rsidR="00494D25" w:rsidRDefault="00494D25" w:rsidP="00494D25">
      <w:pPr>
        <w:pStyle w:val="heading22"/>
        <w:spacing w:before="60" w:after="144"/>
        <w:ind w:left="576" w:firstLine="0"/>
      </w:pPr>
      <w:r>
        <w:t>3.2</w:t>
      </w:r>
      <w:r>
        <w:t xml:space="preserve">. </w:t>
      </w:r>
      <w:r>
        <w:t>Security</w:t>
      </w:r>
    </w:p>
    <w:p w:rsidR="00BD7F36" w:rsidRPr="00BD7F36" w:rsidRDefault="00BD7F36" w:rsidP="00494D25">
      <w:pPr>
        <w:pStyle w:val="Normal2"/>
        <w:rPr>
          <w:b/>
          <w:sz w:val="24"/>
        </w:rPr>
      </w:pPr>
      <w:r w:rsidRPr="00BD7F36">
        <w:rPr>
          <w:b/>
          <w:sz w:val="24"/>
        </w:rPr>
        <w:t>3.2.1 Micro Service Security</w:t>
      </w:r>
    </w:p>
    <w:p w:rsidR="00494D25" w:rsidRDefault="00494D25" w:rsidP="00494D25">
      <w:pPr>
        <w:pStyle w:val="Normal2"/>
      </w:pPr>
      <w:r>
        <w:t>It is important to secure the website and micro services.</w:t>
      </w:r>
    </w:p>
    <w:p w:rsidR="00494D25" w:rsidRDefault="004E5F79" w:rsidP="00494D25">
      <w:pPr>
        <w:pStyle w:val="Normal2"/>
      </w:pPr>
      <w:r>
        <w:t xml:space="preserve">In general, cloud platforms provide node security. So we need to secure the service </w:t>
      </w:r>
      <w:proofErr w:type="spellStart"/>
      <w:proofErr w:type="gramStart"/>
      <w:r>
        <w:t>apis</w:t>
      </w:r>
      <w:proofErr w:type="spellEnd"/>
      <w:proofErr w:type="gramEnd"/>
      <w:r>
        <w:t>.</w:t>
      </w:r>
    </w:p>
    <w:p w:rsidR="004E5F79" w:rsidRDefault="004E5F79" w:rsidP="00494D25">
      <w:pPr>
        <w:pStyle w:val="Normal2"/>
      </w:pPr>
      <w:r>
        <w:t xml:space="preserve">The following figure shows how to build </w:t>
      </w:r>
      <w:r w:rsidR="00BC25E6">
        <w:t xml:space="preserve">service </w:t>
      </w:r>
      <w:r>
        <w:t>security.</w:t>
      </w:r>
    </w:p>
    <w:p w:rsidR="004E5F79" w:rsidRDefault="004E5F79" w:rsidP="00494D25">
      <w:pPr>
        <w:pStyle w:val="Normal2"/>
      </w:pPr>
      <w:r>
        <w:rPr>
          <w:noProof/>
          <w:lang w:val="en-US"/>
        </w:rPr>
        <w:lastRenderedPageBreak/>
        <mc:AlternateContent>
          <mc:Choice Requires="wpc">
            <w:drawing>
              <wp:inline distT="0" distB="0" distL="0" distR="0">
                <wp:extent cx="5665076" cy="32004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Oval 2"/>
                        <wps:cNvSpPr/>
                        <wps:spPr>
                          <a:xfrm>
                            <a:off x="304799" y="1933901"/>
                            <a:ext cx="1040525" cy="935423"/>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Oval 3"/>
                        <wps:cNvSpPr/>
                        <wps:spPr>
                          <a:xfrm>
                            <a:off x="1650127" y="1975948"/>
                            <a:ext cx="977460" cy="914396"/>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05103" y="1839310"/>
                            <a:ext cx="5297214" cy="1124607"/>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Oval 28"/>
                        <wps:cNvSpPr/>
                        <wps:spPr>
                          <a:xfrm>
                            <a:off x="2954731" y="1966759"/>
                            <a:ext cx="977265" cy="91376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4215972" y="1966759"/>
                            <a:ext cx="977265" cy="91376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1208690" y="1177159"/>
                            <a:ext cx="2869324" cy="651641"/>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4E5F79" w:rsidRPr="004E5F79" w:rsidRDefault="004E5F79" w:rsidP="004E5F79">
                              <w:pPr>
                                <w:jc w:val="center"/>
                                <w:rPr>
                                  <w:color w:val="FFFFFF" w:themeColor="background1"/>
                                  <w:sz w:val="52"/>
                                  <w:lang w:val="en-US"/>
                                </w:rPr>
                              </w:pPr>
                              <w:r w:rsidRPr="004E5F79">
                                <w:rPr>
                                  <w:color w:val="FFFFFF" w:themeColor="background1"/>
                                  <w:sz w:val="52"/>
                                  <w:lang w:val="en-US"/>
                                </w:rPr>
                                <w:t>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273202" y="2208453"/>
                            <a:ext cx="1103641" cy="5255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5F79" w:rsidRDefault="004E5F79">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5F7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Micro Service 1</w:t>
                              </w:r>
                            </w:p>
                            <w:p w:rsidR="004E5F79" w:rsidRPr="004E5F79" w:rsidRDefault="004E5F79" w:rsidP="004E5F79">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AppScale</w:t>
                              </w:r>
                              <w:proofErr w:type="spellEnd"/>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6"/>
                        <wps:cNvSpPr txBox="1"/>
                        <wps:spPr>
                          <a:xfrm>
                            <a:off x="1598829" y="2187518"/>
                            <a:ext cx="1102995" cy="4833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5F79" w:rsidRDefault="004E5F79" w:rsidP="004E5F79">
                              <w:pPr>
                                <w:pStyle w:val="NormalWeb"/>
                                <w:spacing w:before="0" w:beforeAutospacing="0" w:after="0" w:afterAutospacing="0"/>
                                <w:rPr>
                                  <w:rFonts w:ascii="Calibri" w:eastAsia="Calibri" w:hAnsi="Calibri" w:cs="Calibri"/>
                                  <w:shadow/>
                                  <w:color w:val="000000"/>
                                  <w:sz w:val="22"/>
                                  <w:szCs w:val="22"/>
                                  <w14:shadow w14:blurRad="38100" w14:dist="19050" w14:dir="2700000" w14:sx="100000" w14:sy="100000" w14:kx="0" w14:ky="0" w14:algn="tl">
                                    <w14:schemeClr w14:val="dk1">
                                      <w14:alpha w14:val="60000"/>
                                    </w14:schemeClr>
                                  </w14:shadow>
                                </w:rPr>
                              </w:pPr>
                              <w:r>
                                <w:rPr>
                                  <w:rFonts w:ascii="Calibri" w:eastAsia="Calibri" w:hAnsi="Calibri" w:cs="Calibri"/>
                                  <w:shadow/>
                                  <w:color w:val="000000"/>
                                  <w:sz w:val="22"/>
                                  <w:szCs w:val="22"/>
                                  <w14:shadow w14:blurRad="38100" w14:dist="19050" w14:dir="2700000" w14:sx="100000" w14:sy="100000" w14:kx="0" w14:ky="0" w14:algn="tl">
                                    <w14:schemeClr w14:val="dk1">
                                      <w14:alpha w14:val="60000"/>
                                    </w14:schemeClr>
                                  </w14:shadow>
                                </w:rPr>
                                <w:t>Micro Service 2</w:t>
                              </w:r>
                            </w:p>
                            <w:p w:rsidR="004E5F79" w:rsidRDefault="004E5F79" w:rsidP="004E5F79">
                              <w:pPr>
                                <w:pStyle w:val="NormalWeb"/>
                                <w:spacing w:before="0" w:beforeAutospacing="0" w:after="0" w:afterAutospacing="0"/>
                                <w:jc w:val="center"/>
                              </w:pPr>
                              <w:r>
                                <w:rPr>
                                  <w:rFonts w:ascii="Calibri" w:eastAsia="Calibri" w:hAnsi="Calibri" w:cs="Calibri"/>
                                  <w:shadow/>
                                  <w:color w:val="000000"/>
                                  <w:sz w:val="22"/>
                                  <w:szCs w:val="22"/>
                                  <w14:shadow w14:blurRad="38100" w14:dist="19050" w14:dir="2700000" w14:sx="100000" w14:sy="100000" w14:kx="0" w14:ky="0" w14:algn="tl">
                                    <w14:schemeClr w14:val="dk1">
                                      <w14:alpha w14:val="60000"/>
                                    </w14:schemeClr>
                                  </w14:shadow>
                                </w:rPr>
                                <w:t xml:space="preserve">(Cloud </w:t>
                              </w:r>
                              <w:proofErr w:type="spellStart"/>
                              <w:r>
                                <w:rPr>
                                  <w:rFonts w:ascii="Calibri" w:eastAsia="Calibri" w:hAnsi="Calibri" w:cs="Calibri"/>
                                  <w:shadow/>
                                  <w:color w:val="000000"/>
                                  <w:sz w:val="22"/>
                                  <w:szCs w:val="22"/>
                                  <w14:shadow w14:blurRad="38100" w14:dist="19050" w14:dir="2700000" w14:sx="100000" w14:sy="100000" w14:kx="0" w14:ky="0" w14:algn="tl">
                                    <w14:schemeClr w14:val="dk1">
                                      <w14:alpha w14:val="60000"/>
                                    </w14:schemeClr>
                                  </w14:shadow>
                                </w:rPr>
                                <w:t>Fundry</w:t>
                              </w:r>
                              <w:proofErr w:type="spellEnd"/>
                              <w:r>
                                <w:rPr>
                                  <w:rFonts w:ascii="Calibri" w:eastAsia="Calibri" w:hAnsi="Calibri" w:cs="Calibri"/>
                                  <w:shadow/>
                                  <w:color w:val="000000"/>
                                  <w:sz w:val="22"/>
                                  <w:szCs w:val="22"/>
                                  <w14:shadow w14:blurRad="38100" w14:dist="19050" w14:dir="2700000" w14:sx="100000" w14:sy="100000" w14:kx="0" w14:ky="0" w14:algn="tl">
                                    <w14:schemeClr w14:val="dk1">
                                      <w14:alpha w14:val="60000"/>
                                    </w14:schemeClr>
                                  </w14:shado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Text Box 6"/>
                        <wps:cNvSpPr txBox="1"/>
                        <wps:spPr>
                          <a:xfrm>
                            <a:off x="2912565" y="2197941"/>
                            <a:ext cx="1102360" cy="4729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5F79" w:rsidRDefault="004E5F79" w:rsidP="004E5F79">
                              <w:pPr>
                                <w:pStyle w:val="NormalWeb"/>
                                <w:spacing w:before="0" w:beforeAutospacing="0" w:after="0" w:afterAutospacing="0"/>
                                <w:rPr>
                                  <w:rFonts w:ascii="Calibri" w:eastAsia="Calibri" w:hAnsi="Calibri" w:cs="Calibri"/>
                                  <w:shadow/>
                                  <w:color w:val="000000"/>
                                  <w:sz w:val="22"/>
                                  <w:szCs w:val="22"/>
                                  <w14:shadow w14:blurRad="38100" w14:dist="19050" w14:dir="2700000" w14:sx="100000" w14:sy="100000" w14:kx="0" w14:ky="0" w14:algn="tl">
                                    <w14:schemeClr w14:val="dk1">
                                      <w14:alpha w14:val="60000"/>
                                    </w14:schemeClr>
                                  </w14:shadow>
                                </w:rPr>
                              </w:pPr>
                              <w:r>
                                <w:rPr>
                                  <w:rFonts w:ascii="Calibri" w:eastAsia="Calibri" w:hAnsi="Calibri" w:cs="Calibri"/>
                                  <w:shadow/>
                                  <w:color w:val="000000"/>
                                  <w:sz w:val="22"/>
                                  <w:szCs w:val="22"/>
                                  <w14:shadow w14:blurRad="38100" w14:dist="19050" w14:dir="2700000" w14:sx="100000" w14:sy="100000" w14:kx="0" w14:ky="0" w14:algn="tl">
                                    <w14:schemeClr w14:val="dk1">
                                      <w14:alpha w14:val="60000"/>
                                    </w14:schemeClr>
                                  </w14:shadow>
                                </w:rPr>
                                <w:t>Micro Service 3</w:t>
                              </w:r>
                            </w:p>
                            <w:p w:rsidR="004E5F79" w:rsidRDefault="004E5F79" w:rsidP="004E5F79">
                              <w:pPr>
                                <w:pStyle w:val="NormalWeb"/>
                                <w:spacing w:before="0" w:beforeAutospacing="0" w:after="0" w:afterAutospacing="0"/>
                                <w:jc w:val="center"/>
                              </w:pPr>
                              <w:r>
                                <w:rPr>
                                  <w:rFonts w:ascii="Calibri" w:eastAsia="Calibri" w:hAnsi="Calibri" w:cs="Calibri"/>
                                  <w:shadow/>
                                  <w:color w:val="000000"/>
                                  <w:sz w:val="22"/>
                                  <w:szCs w:val="22"/>
                                  <w14:shadow w14:blurRad="38100" w14:dist="19050" w14:dir="2700000" w14:sx="100000" w14:sy="100000" w14:kx="0" w14:ky="0" w14:algn="tl">
                                    <w14:schemeClr w14:val="dk1">
                                      <w14:alpha w14:val="60000"/>
                                    </w14:schemeClr>
                                  </w14:shadow>
                                </w:rPr>
                                <w:t>(</w:t>
                              </w:r>
                              <w:proofErr w:type="spellStart"/>
                              <w:r>
                                <w:rPr>
                                  <w:rFonts w:ascii="Calibri" w:eastAsia="Calibri" w:hAnsi="Calibri" w:cs="Calibri"/>
                                  <w:shadow/>
                                  <w:color w:val="000000"/>
                                  <w:sz w:val="22"/>
                                  <w:szCs w:val="22"/>
                                  <w14:shadow w14:blurRad="38100" w14:dist="19050" w14:dir="2700000" w14:sx="100000" w14:sy="100000" w14:kx="0" w14:ky="0" w14:algn="tl">
                                    <w14:schemeClr w14:val="dk1">
                                      <w14:alpha w14:val="60000"/>
                                    </w14:schemeClr>
                                  </w14:shadow>
                                </w:rPr>
                                <w:t>OpenStack</w:t>
                              </w:r>
                              <w:proofErr w:type="spellEnd"/>
                              <w:r>
                                <w:rPr>
                                  <w:rFonts w:ascii="Calibri" w:eastAsia="Calibri" w:hAnsi="Calibri" w:cs="Calibri"/>
                                  <w:shadow/>
                                  <w:color w:val="000000"/>
                                  <w:sz w:val="22"/>
                                  <w:szCs w:val="22"/>
                                  <w14:shadow w14:blurRad="38100" w14:dist="19050" w14:dir="2700000" w14:sx="100000" w14:sy="100000" w14:kx="0" w14:ky="0" w14:algn="tl">
                                    <w14:schemeClr w14:val="dk1">
                                      <w14:alpha w14:val="60000"/>
                                    </w14:schemeClr>
                                  </w14:shado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Text Box 6"/>
                        <wps:cNvSpPr txBox="1"/>
                        <wps:spPr>
                          <a:xfrm>
                            <a:off x="4121379" y="2145434"/>
                            <a:ext cx="1101725" cy="420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5F79" w:rsidRPr="004E5F79" w:rsidRDefault="004E5F79" w:rsidP="004E5F79">
                              <w:pPr>
                                <w:pStyle w:val="NormalWeb"/>
                                <w:spacing w:before="0" w:beforeAutospacing="0" w:after="0" w:afterAutospacing="0"/>
                                <w:jc w:val="center"/>
                                <w:rPr>
                                  <w:sz w:val="44"/>
                                </w:rPr>
                              </w:pPr>
                              <w:r w:rsidRPr="004E5F79">
                                <w:rPr>
                                  <w:rFonts w:ascii="Calibri" w:eastAsia="Calibri" w:hAnsi="Calibri" w:cs="Calibri"/>
                                  <w:shadow/>
                                  <w:color w:val="000000"/>
                                  <w:sz w:val="40"/>
                                  <w:szCs w:val="22"/>
                                  <w14:shadow w14:blurRad="38100" w14:dist="19050" w14:dir="2700000" w14:sx="100000" w14:sy="100000" w14:kx="0" w14:ky="0" w14:algn="tl">
                                    <w14:schemeClr w14:val="dk1">
                                      <w14:alpha w14:val="60000"/>
                                    </w14:schemeClr>
                                  </w14:shado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 name="Straight Arrow Connector 7"/>
                        <wps:cNvCnPr>
                          <a:stCxn id="5" idx="2"/>
                          <a:endCxn id="2" idx="7"/>
                        </wps:cNvCnPr>
                        <wps:spPr>
                          <a:xfrm flipH="1">
                            <a:off x="1192892" y="1828800"/>
                            <a:ext cx="1450348" cy="242091"/>
                          </a:xfrm>
                          <a:prstGeom prst="straightConnector1">
                            <a:avLst/>
                          </a:prstGeom>
                          <a:ln>
                            <a:headEnd type="triangle"/>
                            <a:tailEnd type="triangle"/>
                          </a:ln>
                        </wps:spPr>
                        <wps:style>
                          <a:lnRef idx="2">
                            <a:schemeClr val="accent2"/>
                          </a:lnRef>
                          <a:fillRef idx="0">
                            <a:schemeClr val="accent2"/>
                          </a:fillRef>
                          <a:effectRef idx="1">
                            <a:schemeClr val="accent2"/>
                          </a:effectRef>
                          <a:fontRef idx="minor">
                            <a:schemeClr val="tx1"/>
                          </a:fontRef>
                        </wps:style>
                        <wps:bodyPr/>
                      </wps:wsp>
                      <wps:wsp>
                        <wps:cNvPr id="8" name="Straight Arrow Connector 8"/>
                        <wps:cNvCnPr>
                          <a:stCxn id="5" idx="2"/>
                          <a:endCxn id="3" idx="7"/>
                        </wps:cNvCnPr>
                        <wps:spPr>
                          <a:xfrm flipH="1">
                            <a:off x="2484441" y="1828800"/>
                            <a:ext cx="158911" cy="281058"/>
                          </a:xfrm>
                          <a:prstGeom prst="straightConnector1">
                            <a:avLst/>
                          </a:prstGeom>
                          <a:ln>
                            <a:headEnd type="triangle"/>
                            <a:tailEnd type="triangle"/>
                          </a:ln>
                        </wps:spPr>
                        <wps:style>
                          <a:lnRef idx="2">
                            <a:schemeClr val="accent2"/>
                          </a:lnRef>
                          <a:fillRef idx="0">
                            <a:schemeClr val="accent2"/>
                          </a:fillRef>
                          <a:effectRef idx="1">
                            <a:schemeClr val="accent2"/>
                          </a:effectRef>
                          <a:fontRef idx="minor">
                            <a:schemeClr val="tx1"/>
                          </a:fontRef>
                        </wps:style>
                        <wps:bodyPr/>
                      </wps:wsp>
                      <wps:wsp>
                        <wps:cNvPr id="9" name="Straight Arrow Connector 9"/>
                        <wps:cNvCnPr>
                          <a:stCxn id="5" idx="2"/>
                          <a:endCxn id="28" idx="1"/>
                        </wps:cNvCnPr>
                        <wps:spPr>
                          <a:xfrm>
                            <a:off x="2643240" y="1828800"/>
                            <a:ext cx="454476" cy="271777"/>
                          </a:xfrm>
                          <a:prstGeom prst="straightConnector1">
                            <a:avLst/>
                          </a:prstGeom>
                          <a:ln>
                            <a:headEnd type="triangle"/>
                            <a:tailEnd type="triangle"/>
                          </a:ln>
                        </wps:spPr>
                        <wps:style>
                          <a:lnRef idx="2">
                            <a:schemeClr val="accent2"/>
                          </a:lnRef>
                          <a:fillRef idx="0">
                            <a:schemeClr val="accent2"/>
                          </a:fillRef>
                          <a:effectRef idx="1">
                            <a:schemeClr val="accent2"/>
                          </a:effectRef>
                          <a:fontRef idx="minor">
                            <a:schemeClr val="tx1"/>
                          </a:fontRef>
                        </wps:style>
                        <wps:bodyPr/>
                      </wps:wsp>
                      <wps:wsp>
                        <wps:cNvPr id="10" name="Straight Arrow Connector 10"/>
                        <wps:cNvCnPr>
                          <a:stCxn id="4" idx="0"/>
                          <a:endCxn id="29" idx="1"/>
                        </wps:cNvCnPr>
                        <wps:spPr>
                          <a:xfrm>
                            <a:off x="2753594" y="1839310"/>
                            <a:ext cx="1605310" cy="261267"/>
                          </a:xfrm>
                          <a:prstGeom prst="straightConnector1">
                            <a:avLst/>
                          </a:prstGeom>
                          <a:ln>
                            <a:headEnd type="triangle"/>
                            <a:tailEnd type="triangle"/>
                          </a:ln>
                        </wps:spPr>
                        <wps:style>
                          <a:lnRef idx="2">
                            <a:schemeClr val="accent2"/>
                          </a:lnRef>
                          <a:fillRef idx="0">
                            <a:schemeClr val="accent2"/>
                          </a:fillRef>
                          <a:effectRef idx="1">
                            <a:schemeClr val="accent2"/>
                          </a:effectRef>
                          <a:fontRef idx="minor">
                            <a:schemeClr val="tx1"/>
                          </a:fontRef>
                        </wps:style>
                        <wps:bodyPr/>
                      </wps:wsp>
                      <wps:wsp>
                        <wps:cNvPr id="40" name="Straight Arrow Connector 40"/>
                        <wps:cNvCnPr/>
                        <wps:spPr>
                          <a:xfrm flipV="1">
                            <a:off x="2607882" y="2408127"/>
                            <a:ext cx="367649" cy="1"/>
                          </a:xfrm>
                          <a:prstGeom prst="straightConnector1">
                            <a:avLst/>
                          </a:prstGeom>
                          <a:ln>
                            <a:headEnd type="triangle"/>
                            <a:tailEnd type="triangle"/>
                          </a:ln>
                        </wps:spPr>
                        <wps:style>
                          <a:lnRef idx="2">
                            <a:schemeClr val="accent2"/>
                          </a:lnRef>
                          <a:fillRef idx="0">
                            <a:schemeClr val="accent2"/>
                          </a:fillRef>
                          <a:effectRef idx="1">
                            <a:schemeClr val="accent2"/>
                          </a:effectRef>
                          <a:fontRef idx="minor">
                            <a:schemeClr val="tx1"/>
                          </a:fontRef>
                        </wps:style>
                        <wps:bodyPr/>
                      </wps:wsp>
                      <wps:wsp>
                        <wps:cNvPr id="41" name="Straight Arrow Connector 41"/>
                        <wps:cNvCnPr/>
                        <wps:spPr>
                          <a:xfrm flipV="1">
                            <a:off x="3911917" y="2408128"/>
                            <a:ext cx="367030" cy="0"/>
                          </a:xfrm>
                          <a:prstGeom prst="straightConnector1">
                            <a:avLst/>
                          </a:prstGeom>
                          <a:ln>
                            <a:headEnd type="triangle"/>
                            <a:tailEnd type="triangle"/>
                          </a:ln>
                        </wps:spPr>
                        <wps:style>
                          <a:lnRef idx="2">
                            <a:schemeClr val="accent2"/>
                          </a:lnRef>
                          <a:fillRef idx="0">
                            <a:schemeClr val="accent2"/>
                          </a:fillRef>
                          <a:effectRef idx="1">
                            <a:schemeClr val="accent2"/>
                          </a:effectRef>
                          <a:fontRef idx="minor">
                            <a:schemeClr val="tx1"/>
                          </a:fontRef>
                        </wps:style>
                        <wps:bodyPr/>
                      </wps:wsp>
                      <wps:wsp>
                        <wps:cNvPr id="42" name="Straight Arrow Connector 42"/>
                        <wps:cNvCnPr/>
                        <wps:spPr>
                          <a:xfrm flipV="1">
                            <a:off x="1315862" y="2408127"/>
                            <a:ext cx="367030" cy="0"/>
                          </a:xfrm>
                          <a:prstGeom prst="straightConnector1">
                            <a:avLst/>
                          </a:prstGeom>
                          <a:ln>
                            <a:headEnd type="triangle"/>
                            <a:tailEnd type="triangle"/>
                          </a:ln>
                        </wps:spPr>
                        <wps:style>
                          <a:lnRef idx="2">
                            <a:schemeClr val="accent2"/>
                          </a:lnRef>
                          <a:fillRef idx="0">
                            <a:schemeClr val="accent2"/>
                          </a:fillRef>
                          <a:effectRef idx="1">
                            <a:schemeClr val="accent2"/>
                          </a:effectRef>
                          <a:fontRef idx="minor">
                            <a:schemeClr val="tx1"/>
                          </a:fontRef>
                        </wps:style>
                        <wps:bodyPr/>
                      </wps:wsp>
                      <wps:wsp>
                        <wps:cNvPr id="12" name="Text Box 12"/>
                        <wps:cNvSpPr txBox="1"/>
                        <wps:spPr>
                          <a:xfrm>
                            <a:off x="3898592" y="1839310"/>
                            <a:ext cx="1492915" cy="27463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477079" w:rsidRPr="00477079" w:rsidRDefault="00477079" w:rsidP="00477079">
                              <w:pPr>
                                <w:jc w:val="center"/>
                                <w:rPr>
                                  <w:lang w:val="en-US"/>
                                </w:rPr>
                              </w:pPr>
                              <w:r>
                                <w:rPr>
                                  <w:lang w:val="en-US"/>
                                </w:rPr>
                                <w:t>Deployed Private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Oval 13"/>
                        <wps:cNvSpPr/>
                        <wps:spPr>
                          <a:xfrm>
                            <a:off x="567533" y="157655"/>
                            <a:ext cx="546538" cy="515007"/>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Arrow Connector 14"/>
                        <wps:cNvCnPr>
                          <a:stCxn id="13" idx="6"/>
                          <a:endCxn id="5" idx="0"/>
                        </wps:cNvCnPr>
                        <wps:spPr>
                          <a:xfrm>
                            <a:off x="1114071" y="415159"/>
                            <a:ext cx="1529281" cy="762000"/>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wps:wsp>
                        <wps:cNvPr id="15" name="Straight Arrow Connector 15"/>
                        <wps:cNvCnPr>
                          <a:stCxn id="13" idx="4"/>
                          <a:endCxn id="2" idx="0"/>
                        </wps:cNvCnPr>
                        <wps:spPr>
                          <a:xfrm flipH="1">
                            <a:off x="825062" y="672662"/>
                            <a:ext cx="15740" cy="1261239"/>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wps:wsp>
                        <wps:cNvPr id="16" name="Multiply 16"/>
                        <wps:cNvSpPr/>
                        <wps:spPr>
                          <a:xfrm>
                            <a:off x="630600" y="1145628"/>
                            <a:ext cx="388904" cy="283780"/>
                          </a:xfrm>
                          <a:prstGeom prst="mathMultiply">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a:off x="0" y="1334813"/>
                            <a:ext cx="1881404" cy="493987"/>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C25E6" w:rsidRDefault="00BC25E6" w:rsidP="00BC25E6">
                              <w:pPr>
                                <w:jc w:val="center"/>
                                <w:rPr>
                                  <w:lang w:val="en-US"/>
                                </w:rPr>
                              </w:pPr>
                              <w:r>
                                <w:rPr>
                                  <w:lang w:val="en-US"/>
                                </w:rPr>
                                <w:t>Access Forbidden.</w:t>
                              </w:r>
                            </w:p>
                            <w:p w:rsidR="00BC25E6" w:rsidRPr="00BC25E6" w:rsidRDefault="00BC25E6" w:rsidP="00BC25E6">
                              <w:pPr>
                                <w:jc w:val="center"/>
                                <w:rPr>
                                  <w:lang w:val="en-US"/>
                                </w:rPr>
                              </w:pPr>
                              <w:r>
                                <w:rPr>
                                  <w:lang w:val="en-US"/>
                                </w:rPr>
                                <w:t>No Deployed Private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Oval 18"/>
                        <wps:cNvSpPr/>
                        <wps:spPr>
                          <a:xfrm>
                            <a:off x="1618524" y="620111"/>
                            <a:ext cx="210276" cy="189186"/>
                          </a:xfrm>
                          <a:prstGeom prst="ellipse">
                            <a:avLst/>
                          </a:prstGeom>
                          <a:noFill/>
                          <a:ln w="3810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 o:spid="_x0000_s1026" editas="canvas" style="width:446.05pt;height:252pt;mso-position-horizontal-relative:char;mso-position-vertical-relative:line" coordsize="56648,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648;height:32004;visibility:visible;mso-wrap-style:square">
                  <v:fill o:detectmouseclick="t"/>
                  <v:path o:connecttype="none"/>
                </v:shape>
                <v:oval id="Oval 2" o:spid="_x0000_s1028" style="position:absolute;left:3047;top:19339;width:10406;height:93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9dBcIA&#10;AADaAAAADwAAAGRycy9kb3ducmV2LnhtbESPzWrDMBCE74G+g9hCb4lcU0xwo4QQKElPTZMcetxa&#10;W9tEWglL/unbV4FCjsPMfMOsNpM1YqAutI4VPC8yEMSV0y3XCi7nt/kSRIjIGo1jUvBLATbrh9kK&#10;S+1G/qThFGuRIBxKVNDE6EspQ9WQxbBwnjh5P66zGJPsaqk7HBPcGplnWSEttpwWGvS0a6i6nnqr&#10;oPi2O9PjeWjl+4fff/mjeTG1Uk+P0/YVRKQp3sP/7YNWkMPtSroB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D10FwgAAANoAAAAPAAAAAAAAAAAAAAAAAJgCAABkcnMvZG93&#10;bnJldi54bWxQSwUGAAAAAAQABAD1AAAAhwMAAAAA&#10;" fillcolor="#4f81bd [3204]" strokecolor="#4579b8 [3044]">
                  <v:fill color2="#a7bfde [1620]" rotate="t" angle="180" focus="100%" type="gradient">
                    <o:fill v:ext="view" type="gradientUnscaled"/>
                  </v:fill>
                  <v:shadow on="t" color="black" opacity="22937f" origin=",.5" offset="0,.63889mm"/>
                </v:oval>
                <v:oval id="Oval 3" o:spid="_x0000_s1029" style="position:absolute;left:16501;top:19759;width:977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P4nsIA&#10;AADaAAAADwAAAGRycy9kb3ducmV2LnhtbESPQWsCMRSE70L/Q3iF3jTbVkRWoxShtD2pqwePz81z&#10;dzF5CZu4bv+9EQSPw8x8w8yXvTWiozY0jhW8jzIQxKXTDVcK9rvv4RREiMgajWNS8E8BlouXwRxz&#10;7a68pa6IlUgQDjkqqGP0uZShrMliGDlPnLyTay3GJNtK6havCW6N/MiyibTYcFqo0dOqpvJcXKyC&#10;ydGuzAV3XSP/1v7n4DdmbCql3l77rxmISH18hh/tX63gE+5X0g2Q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Q/iewgAAANoAAAAPAAAAAAAAAAAAAAAAAJgCAABkcnMvZG93&#10;bnJldi54bWxQSwUGAAAAAAQABAD1AAAAhwMAAAAA&#10;" fillcolor="#4f81bd [3204]" strokecolor="#4579b8 [3044]">
                  <v:fill color2="#a7bfde [1620]" rotate="t" angle="180" focus="100%" type="gradient">
                    <o:fill v:ext="view" type="gradientUnscaled"/>
                  </v:fill>
                  <v:shadow on="t" color="black" opacity="22937f" origin=",.5" offset="0,.63889mm"/>
                </v:oval>
                <v:rect id="Rectangle 4" o:spid="_x0000_s1030" style="position:absolute;left:1051;top:18393;width:52972;height:112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UyRcAA&#10;AADaAAAADwAAAGRycy9kb3ducmV2LnhtbESPT4vCMBTE74LfIbwFb5q2yKLVWBaXBa/+uXh7NM+2&#10;bPPSTWJbv70RhD0OM/MbZluMphU9Od9YVpAuEhDEpdUNVwou55/5CoQPyBpby6TgQR6K3XSyxVzb&#10;gY/Un0IlIoR9jgrqELpcSl/WZNAvbEccvZt1BkOUrpLa4RDhppVZknxKgw3HhRo72tdU/p7uRsFA&#10;vVynV5cl1wxl9xfOrbt/KzX7GL82IAKN4T/8bh+0giW8rsQbIH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zUyRcAAAADaAAAADwAAAAAAAAAAAAAAAACYAgAAZHJzL2Rvd25y&#10;ZXYueG1sUEsFBgAAAAAEAAQA9QAAAIUDAAAAAA==&#10;" filled="f" strokecolor="#4579b8 [3044]">
                  <v:shadow on="t" color="black" opacity="22937f" origin=",.5" offset="0,.63889mm"/>
                </v:rect>
                <v:oval id="Oval 28" o:spid="_x0000_s1031" style="position:absolute;left:29547;top:19667;width:9772;height:91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qtsAA&#10;AADbAAAADwAAAGRycy9kb3ducmV2LnhtbERPy2oCMRTdC/5DuEJ3mlGKlKlRRChtV7WOC5e3k9vM&#10;0OQmTDKP/r1ZFLo8nPfuMDkrBupi61nBelWAIK69btkouFYvyycQMSFrtJ5JwS9FOOznsx2W2o/8&#10;ScMlGZFDOJaooEkplFLGuiGHceUDcea+fecwZdgZqTscc7izclMUW+mw5dzQYKBTQ/XPpXcKtl/u&#10;ZHushla+f4TXWzjbR2uUelhMx2cQiab0L/5zv2kFmzw2f8k/QO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d/qtsAAAADbAAAADwAAAAAAAAAAAAAAAACYAgAAZHJzL2Rvd25y&#10;ZXYueG1sUEsFBgAAAAAEAAQA9QAAAIUDAAAAAA==&#10;" fillcolor="#4f81bd [3204]" strokecolor="#4579b8 [3044]">
                  <v:fill color2="#a7bfde [1620]" rotate="t" angle="180" focus="100%" type="gradient">
                    <o:fill v:ext="view" type="gradientUnscaled"/>
                  </v:fill>
                  <v:shadow on="t" color="black" opacity="22937f" origin=",.5" offset="0,.63889mm"/>
                </v:oval>
                <v:oval id="Oval 29" o:spid="_x0000_s1032" style="position:absolute;left:42159;top:19667;width:9773;height:91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NPLcMA&#10;AADbAAAADwAAAGRycy9kb3ducmV2LnhtbESPQWsCMRSE70L/Q3gFb5qtiNjVuJSFop5atYceXzfP&#10;3aXJS9jEdf33TUHwOMzMN8y6GKwRPXWhdazgZZqBIK6cbrlW8HV6nyxBhIis0TgmBTcKUGyeRmvM&#10;tbvygfpjrEWCcMhRQROjz6UMVUMWw9R54uSdXWcxJtnVUnd4TXBr5CzLFtJiy2mhQU9lQ9Xv8WIV&#10;LH5saS546lu5//Dbb/9p5qZWavw8vK1ARBriI3xv77SC2Sv8f0k/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NPLcMAAADbAAAADwAAAAAAAAAAAAAAAACYAgAAZHJzL2Rv&#10;d25yZXYueG1sUEsFBgAAAAAEAAQA9QAAAIgDAAAAAA==&#10;" fillcolor="#4f81bd [3204]" strokecolor="#4579b8 [3044]">
                  <v:fill color2="#a7bfde [1620]" rotate="t" angle="180" focus="100%" type="gradient">
                    <o:fill v:ext="view" type="gradientUnscaled"/>
                  </v:fill>
                  <v:shadow on="t" color="black" opacity="22937f" origin=",.5" offset="0,.63889mm"/>
                </v:oval>
                <v:rect id="Rectangle 5" o:spid="_x0000_s1033" style="position:absolute;left:12086;top:11771;width:28694;height:6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711rwA&#10;AADaAAAADwAAAGRycy9kb3ducmV2LnhtbESPzYoCMRCE78K+Q+gFb05mFxQZjSKKsFf/7k3SToKT&#10;zpBkdfbtN4Lgsaiqr6jlevCduFNMLrCCr6oGQayDcdwqOJ/2kzmIlJENdoFJwR8lWK8+RktsTHjw&#10;ge7H3IoC4dSgAptz30iZtCWPqQo9cfGuIXrMRcZWmoiPAved/K7rmfTouCxY7GlrSd+Ov17BTsfc&#10;GXTzbdLmdLF6Zl1Epcafw2YBItOQ3+FX+8comMLzSrkBcvUP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qXvXWvAAAANoAAAAPAAAAAAAAAAAAAAAAAJgCAABkcnMvZG93bnJldi54&#10;bWxQSwUGAAAAAAQABAD1AAAAgQMAAAAA&#10;" fillcolor="#4f81bd [3204]" strokecolor="#4579b8 [3044]">
                  <v:fill color2="#a7bfde [1620]" rotate="t" angle="180" focus="100%" type="gradient">
                    <o:fill v:ext="view" type="gradientUnscaled"/>
                  </v:fill>
                  <v:shadow on="t" color="black" opacity="22937f" origin=",.5" offset="0,.63889mm"/>
                  <v:textbox>
                    <w:txbxContent>
                      <w:p w:rsidR="004E5F79" w:rsidRPr="004E5F79" w:rsidRDefault="004E5F79" w:rsidP="004E5F79">
                        <w:pPr>
                          <w:jc w:val="center"/>
                          <w:rPr>
                            <w:color w:val="FFFFFF" w:themeColor="background1"/>
                            <w:sz w:val="52"/>
                            <w:lang w:val="en-US"/>
                          </w:rPr>
                        </w:pPr>
                        <w:r w:rsidRPr="004E5F79">
                          <w:rPr>
                            <w:color w:val="FFFFFF" w:themeColor="background1"/>
                            <w:sz w:val="52"/>
                            <w:lang w:val="en-US"/>
                          </w:rPr>
                          <w:t>Website</w:t>
                        </w:r>
                      </w:p>
                    </w:txbxContent>
                  </v:textbox>
                </v:rect>
                <v:shapetype id="_x0000_t202" coordsize="21600,21600" o:spt="202" path="m,l,21600r21600,l21600,xe">
                  <v:stroke joinstyle="miter"/>
                  <v:path gradientshapeok="t" o:connecttype="rect"/>
                </v:shapetype>
                <v:shape id="Text Box 6" o:spid="_x0000_s1034" type="#_x0000_t202" style="position:absolute;left:2732;top:22084;width:11036;height:5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4E5F79" w:rsidRDefault="004E5F79">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5F7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Micro Service 1</w:t>
                        </w:r>
                      </w:p>
                      <w:p w:rsidR="004E5F79" w:rsidRPr="004E5F79" w:rsidRDefault="004E5F79" w:rsidP="004E5F79">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AppScale</w:t>
                        </w:r>
                        <w:proofErr w:type="spellEnd"/>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v:shape id="Text Box 6" o:spid="_x0000_s1035" type="#_x0000_t202" style="position:absolute;left:15988;top:21875;width:11030;height:48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9A8UA&#10;AADbAAAADwAAAGRycy9kb3ducmV2LnhtbESPT4vCMBTE7wv7HcJb8LamVhT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H0DxQAAANsAAAAPAAAAAAAAAAAAAAAAAJgCAABkcnMv&#10;ZG93bnJldi54bWxQSwUGAAAAAAQABAD1AAAAigMAAAAA&#10;" filled="f" stroked="f" strokeweight=".5pt">
                  <v:textbox>
                    <w:txbxContent>
                      <w:p w:rsidR="004E5F79" w:rsidRDefault="004E5F79" w:rsidP="004E5F79">
                        <w:pPr>
                          <w:pStyle w:val="NormalWeb"/>
                          <w:spacing w:before="0" w:beforeAutospacing="0" w:after="0" w:afterAutospacing="0"/>
                          <w:rPr>
                            <w:rFonts w:ascii="Calibri" w:eastAsia="Calibri" w:hAnsi="Calibri" w:cs="Calibri"/>
                            <w:shadow/>
                            <w:color w:val="000000"/>
                            <w:sz w:val="22"/>
                            <w:szCs w:val="22"/>
                            <w14:shadow w14:blurRad="38100" w14:dist="19050" w14:dir="2700000" w14:sx="100000" w14:sy="100000" w14:kx="0" w14:ky="0" w14:algn="tl">
                              <w14:schemeClr w14:val="dk1">
                                <w14:alpha w14:val="60000"/>
                              </w14:schemeClr>
                            </w14:shadow>
                          </w:rPr>
                        </w:pPr>
                        <w:r>
                          <w:rPr>
                            <w:rFonts w:ascii="Calibri" w:eastAsia="Calibri" w:hAnsi="Calibri" w:cs="Calibri"/>
                            <w:shadow/>
                            <w:color w:val="000000"/>
                            <w:sz w:val="22"/>
                            <w:szCs w:val="22"/>
                            <w14:shadow w14:blurRad="38100" w14:dist="19050" w14:dir="2700000" w14:sx="100000" w14:sy="100000" w14:kx="0" w14:ky="0" w14:algn="tl">
                              <w14:schemeClr w14:val="dk1">
                                <w14:alpha w14:val="60000"/>
                              </w14:schemeClr>
                            </w14:shadow>
                          </w:rPr>
                          <w:t>Micro Service 2</w:t>
                        </w:r>
                      </w:p>
                      <w:p w:rsidR="004E5F79" w:rsidRDefault="004E5F79" w:rsidP="004E5F79">
                        <w:pPr>
                          <w:pStyle w:val="NormalWeb"/>
                          <w:spacing w:before="0" w:beforeAutospacing="0" w:after="0" w:afterAutospacing="0"/>
                          <w:jc w:val="center"/>
                        </w:pPr>
                        <w:r>
                          <w:rPr>
                            <w:rFonts w:ascii="Calibri" w:eastAsia="Calibri" w:hAnsi="Calibri" w:cs="Calibri"/>
                            <w:shadow/>
                            <w:color w:val="000000"/>
                            <w:sz w:val="22"/>
                            <w:szCs w:val="22"/>
                            <w14:shadow w14:blurRad="38100" w14:dist="19050" w14:dir="2700000" w14:sx="100000" w14:sy="100000" w14:kx="0" w14:ky="0" w14:algn="tl">
                              <w14:schemeClr w14:val="dk1">
                                <w14:alpha w14:val="60000"/>
                              </w14:schemeClr>
                            </w14:shadow>
                          </w:rPr>
                          <w:t xml:space="preserve">(Cloud </w:t>
                        </w:r>
                        <w:proofErr w:type="spellStart"/>
                        <w:r>
                          <w:rPr>
                            <w:rFonts w:ascii="Calibri" w:eastAsia="Calibri" w:hAnsi="Calibri" w:cs="Calibri"/>
                            <w:shadow/>
                            <w:color w:val="000000"/>
                            <w:sz w:val="22"/>
                            <w:szCs w:val="22"/>
                            <w14:shadow w14:blurRad="38100" w14:dist="19050" w14:dir="2700000" w14:sx="100000" w14:sy="100000" w14:kx="0" w14:ky="0" w14:algn="tl">
                              <w14:schemeClr w14:val="dk1">
                                <w14:alpha w14:val="60000"/>
                              </w14:schemeClr>
                            </w14:shadow>
                          </w:rPr>
                          <w:t>Fundry</w:t>
                        </w:r>
                        <w:proofErr w:type="spellEnd"/>
                        <w:r>
                          <w:rPr>
                            <w:rFonts w:ascii="Calibri" w:eastAsia="Calibri" w:hAnsi="Calibri" w:cs="Calibri"/>
                            <w:shadow/>
                            <w:color w:val="000000"/>
                            <w:sz w:val="22"/>
                            <w:szCs w:val="22"/>
                            <w14:shadow w14:blurRad="38100" w14:dist="19050" w14:dir="2700000" w14:sx="100000" w14:sy="100000" w14:kx="0" w14:ky="0" w14:algn="tl">
                              <w14:schemeClr w14:val="dk1">
                                <w14:alpha w14:val="60000"/>
                              </w14:schemeClr>
                            </w14:shadow>
                          </w:rPr>
                          <w:t>)</w:t>
                        </w:r>
                      </w:p>
                    </w:txbxContent>
                  </v:textbox>
                </v:shape>
                <v:shape id="Text Box 6" o:spid="_x0000_s1036" type="#_x0000_t202" style="position:absolute;left:29125;top:21979;width:11024;height:4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YmMUA&#10;AADbAAAADwAAAGRycy9kb3ducmV2LnhtbESPT4vCMBTE74LfITxhb5qqKK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NiYxQAAANsAAAAPAAAAAAAAAAAAAAAAAJgCAABkcnMv&#10;ZG93bnJldi54bWxQSwUGAAAAAAQABAD1AAAAigMAAAAA&#10;" filled="f" stroked="f" strokeweight=".5pt">
                  <v:textbox>
                    <w:txbxContent>
                      <w:p w:rsidR="004E5F79" w:rsidRDefault="004E5F79" w:rsidP="004E5F79">
                        <w:pPr>
                          <w:pStyle w:val="NormalWeb"/>
                          <w:spacing w:before="0" w:beforeAutospacing="0" w:after="0" w:afterAutospacing="0"/>
                          <w:rPr>
                            <w:rFonts w:ascii="Calibri" w:eastAsia="Calibri" w:hAnsi="Calibri" w:cs="Calibri"/>
                            <w:shadow/>
                            <w:color w:val="000000"/>
                            <w:sz w:val="22"/>
                            <w:szCs w:val="22"/>
                            <w14:shadow w14:blurRad="38100" w14:dist="19050" w14:dir="2700000" w14:sx="100000" w14:sy="100000" w14:kx="0" w14:ky="0" w14:algn="tl">
                              <w14:schemeClr w14:val="dk1">
                                <w14:alpha w14:val="60000"/>
                              </w14:schemeClr>
                            </w14:shadow>
                          </w:rPr>
                        </w:pPr>
                        <w:r>
                          <w:rPr>
                            <w:rFonts w:ascii="Calibri" w:eastAsia="Calibri" w:hAnsi="Calibri" w:cs="Calibri"/>
                            <w:shadow/>
                            <w:color w:val="000000"/>
                            <w:sz w:val="22"/>
                            <w:szCs w:val="22"/>
                            <w14:shadow w14:blurRad="38100" w14:dist="19050" w14:dir="2700000" w14:sx="100000" w14:sy="100000" w14:kx="0" w14:ky="0" w14:algn="tl">
                              <w14:schemeClr w14:val="dk1">
                                <w14:alpha w14:val="60000"/>
                              </w14:schemeClr>
                            </w14:shadow>
                          </w:rPr>
                          <w:t>Micro Service 3</w:t>
                        </w:r>
                      </w:p>
                      <w:p w:rsidR="004E5F79" w:rsidRDefault="004E5F79" w:rsidP="004E5F79">
                        <w:pPr>
                          <w:pStyle w:val="NormalWeb"/>
                          <w:spacing w:before="0" w:beforeAutospacing="0" w:after="0" w:afterAutospacing="0"/>
                          <w:jc w:val="center"/>
                        </w:pPr>
                        <w:r>
                          <w:rPr>
                            <w:rFonts w:ascii="Calibri" w:eastAsia="Calibri" w:hAnsi="Calibri" w:cs="Calibri"/>
                            <w:shadow/>
                            <w:color w:val="000000"/>
                            <w:sz w:val="22"/>
                            <w:szCs w:val="22"/>
                            <w14:shadow w14:blurRad="38100" w14:dist="19050" w14:dir="2700000" w14:sx="100000" w14:sy="100000" w14:kx="0" w14:ky="0" w14:algn="tl">
                              <w14:schemeClr w14:val="dk1">
                                <w14:alpha w14:val="60000"/>
                              </w14:schemeClr>
                            </w14:shadow>
                          </w:rPr>
                          <w:t>(</w:t>
                        </w:r>
                        <w:proofErr w:type="spellStart"/>
                        <w:r>
                          <w:rPr>
                            <w:rFonts w:ascii="Calibri" w:eastAsia="Calibri" w:hAnsi="Calibri" w:cs="Calibri"/>
                            <w:shadow/>
                            <w:color w:val="000000"/>
                            <w:sz w:val="22"/>
                            <w:szCs w:val="22"/>
                            <w14:shadow w14:blurRad="38100" w14:dist="19050" w14:dir="2700000" w14:sx="100000" w14:sy="100000" w14:kx="0" w14:ky="0" w14:algn="tl">
                              <w14:schemeClr w14:val="dk1">
                                <w14:alpha w14:val="60000"/>
                              </w14:schemeClr>
                            </w14:shadow>
                          </w:rPr>
                          <w:t>OpenStack</w:t>
                        </w:r>
                        <w:proofErr w:type="spellEnd"/>
                        <w:r>
                          <w:rPr>
                            <w:rFonts w:ascii="Calibri" w:eastAsia="Calibri" w:hAnsi="Calibri" w:cs="Calibri"/>
                            <w:shadow/>
                            <w:color w:val="000000"/>
                            <w:sz w:val="22"/>
                            <w:szCs w:val="22"/>
                            <w14:shadow w14:blurRad="38100" w14:dist="19050" w14:dir="2700000" w14:sx="100000" w14:sy="100000" w14:kx="0" w14:ky="0" w14:algn="tl">
                              <w14:schemeClr w14:val="dk1">
                                <w14:alpha w14:val="60000"/>
                              </w14:schemeClr>
                            </w14:shadow>
                          </w:rPr>
                          <w:t>)</w:t>
                        </w:r>
                      </w:p>
                    </w:txbxContent>
                  </v:textbox>
                </v:shape>
                <v:shape id="Text Box 6" o:spid="_x0000_s1037" type="#_x0000_t202" style="position:absolute;left:41213;top:21454;width:11018;height:4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rsidR="004E5F79" w:rsidRPr="004E5F79" w:rsidRDefault="004E5F79" w:rsidP="004E5F79">
                        <w:pPr>
                          <w:pStyle w:val="NormalWeb"/>
                          <w:spacing w:before="0" w:beforeAutospacing="0" w:after="0" w:afterAutospacing="0"/>
                          <w:jc w:val="center"/>
                          <w:rPr>
                            <w:sz w:val="44"/>
                          </w:rPr>
                        </w:pPr>
                        <w:r w:rsidRPr="004E5F79">
                          <w:rPr>
                            <w:rFonts w:ascii="Calibri" w:eastAsia="Calibri" w:hAnsi="Calibri" w:cs="Calibri"/>
                            <w:shadow/>
                            <w:color w:val="000000"/>
                            <w:sz w:val="40"/>
                            <w:szCs w:val="22"/>
                            <w14:shadow w14:blurRad="38100" w14:dist="19050" w14:dir="2700000" w14:sx="100000" w14:sy="100000" w14:kx="0" w14:ky="0" w14:algn="tl">
                              <w14:schemeClr w14:val="dk1">
                                <w14:alpha w14:val="60000"/>
                              </w14:schemeClr>
                            </w14:shadow>
                          </w:rPr>
                          <w:t>…</w:t>
                        </w:r>
                      </w:p>
                    </w:txbxContent>
                  </v:textbox>
                </v:shape>
                <v:shapetype id="_x0000_t32" coordsize="21600,21600" o:spt="32" o:oned="t" path="m,l21600,21600e" filled="f">
                  <v:path arrowok="t" fillok="f" o:connecttype="none"/>
                  <o:lock v:ext="edit" shapetype="t"/>
                </v:shapetype>
                <v:shape id="Straight Arrow Connector 7" o:spid="_x0000_s1038" type="#_x0000_t32" style="position:absolute;left:11928;top:18288;width:14504;height:24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DsHr8AAADaAAAADwAAAGRycy9kb3ducmV2LnhtbESPSwvCMBCE74L/IazgTVMfqFSjiCgo&#10;ePF1X5q1LTab2kSt/94IgsdhZr5hZovaFOJJlcstK+h1IxDEidU5pwrOp01nAsJ5ZI2FZVLwJgeL&#10;ebMxw1jbFx/oefSpCBB2MSrIvC9jKV2SkUHXtSVx8K62MuiDrFKpK3wFuClkP4pG0mDOYSHDklYZ&#10;JbfjwyjYDbardbS/3c/laOCH9eT6vqylUu1WvZyC8FT7f/jX3moFY/heCTdAzj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NDsHr8AAADaAAAADwAAAAAAAAAAAAAAAACh&#10;AgAAZHJzL2Rvd25yZXYueG1sUEsFBgAAAAAEAAQA+QAAAI0DAAAAAA==&#10;" strokecolor="#c0504d [3205]" strokeweight="2pt">
                  <v:stroke startarrow="block" endarrow="block"/>
                  <v:shadow on="t" color="black" opacity="24903f" origin=",.5" offset="0,.55556mm"/>
                </v:shape>
                <v:shape id="Straight Arrow Connector 8" o:spid="_x0000_s1039" type="#_x0000_t32" style="position:absolute;left:24844;top:18288;width:1589;height:28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94bLwAAADaAAAADwAAAGRycy9kb3ducmV2LnhtbERPyQrCMBC9C/5DGMGbpi6I1EYRUVDw&#10;4nYfmrEtbSa1iVr/3hwEj4+3J6vWVOJFjSssKxgNIxDEqdUFZwqul91gDsJ5ZI2VZVLwIQerZbeT&#10;YKztm0/0OvtMhBB2MSrIva9jKV2ak0E3tDVx4O62MegDbDKpG3yHcFPJcRTNpMGCQ0OONW1ySsvz&#10;0yg4TPabbXQsH9d6NvHTdn7/3LZSqX6vXS9AeGr9X/xz77WCsDVcCTdALr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OU94bLwAAADaAAAADwAAAAAAAAAAAAAAAAChAgAA&#10;ZHJzL2Rvd25yZXYueG1sUEsFBgAAAAAEAAQA+QAAAIoDAAAAAA==&#10;" strokecolor="#c0504d [3205]" strokeweight="2pt">
                  <v:stroke startarrow="block" endarrow="block"/>
                  <v:shadow on="t" color="black" opacity="24903f" origin=",.5" offset="0,.55556mm"/>
                </v:shape>
                <v:shape id="Straight Arrow Connector 9" o:spid="_x0000_s1040" type="#_x0000_t32" style="position:absolute;left:26432;top:18288;width:4545;height:2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g1B78AAADaAAAADwAAAGRycy9kb3ducmV2LnhtbESPQYvCMBSE7wv+h/CEvSya6qFoNYoI&#10;otdWQb09mmdbbF5KE2v33xtB8DjMzDfMct2bWnTUusqygsk4AkGcW11xoeB03I1mIJxH1lhbJgX/&#10;5GC9GvwsMdH2ySl1mS9EgLBLUEHpfZNI6fKSDLqxbYiDd7OtQR9kW0jd4jPATS2nURRLgxWHhRIb&#10;2paU37OHUZDFt+y0j6fxmaKLT1O21+7PKvU77DcLEJ56/w1/2getYA7vK+EGyN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Dg1B78AAADaAAAADwAAAAAAAAAAAAAAAACh&#10;AgAAZHJzL2Rvd25yZXYueG1sUEsFBgAAAAAEAAQA+QAAAI0DAAAAAA==&#10;" strokecolor="#c0504d [3205]" strokeweight="2pt">
                  <v:stroke startarrow="block" endarrow="block"/>
                  <v:shadow on="t" color="black" opacity="24903f" origin=",.5" offset="0,.55556mm"/>
                </v:shape>
                <v:shape id="Straight Arrow Connector 10" o:spid="_x0000_s1041" type="#_x0000_t32" style="position:absolute;left:27535;top:18393;width:16054;height:26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nqMsEAAADbAAAADwAAAGRycy9kb3ducmV2LnhtbESPQYvCQAyF74L/YYjgRdapHop0HWUR&#10;ZL22K6i30Ilt2U6mdGZr/ffmIOwt4b2892W7H12rBupD49nAapmAIi69bbgycP45fmxAhYhssfVM&#10;Bp4UYL+bTraYWf/gnIYiVkpCOGRooI6xy7QOZU0Ow9J3xKLdfe8wytpX2vb4kHDX6nWSpNphw9JQ&#10;Y0eHmsrf4s8ZKNJ7cf5O1+mFkmvMc/a3YeGNmc/Gr09Qkcb4b35fn6zgC738IgPo3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OeoywQAAANsAAAAPAAAAAAAAAAAAAAAA&#10;AKECAABkcnMvZG93bnJldi54bWxQSwUGAAAAAAQABAD5AAAAjwMAAAAA&#10;" strokecolor="#c0504d [3205]" strokeweight="2pt">
                  <v:stroke startarrow="block" endarrow="block"/>
                  <v:shadow on="t" color="black" opacity="24903f" origin=",.5" offset="0,.55556mm"/>
                </v:shape>
                <v:shape id="Straight Arrow Connector 40" o:spid="_x0000_s1042" type="#_x0000_t32" style="position:absolute;left:26078;top:24081;width:3677;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HoR70AAADbAAAADwAAAGRycy9kb3ducmV2LnhtbERPyQrCMBC9C/5DGMGbpi6I1EYRUVDw&#10;4nYfmrEtbSa1iVr/3hwEj4+3J6vWVOJFjSssKxgNIxDEqdUFZwqul91gDsJ5ZI2VZVLwIQerZbeT&#10;YKztm0/0OvtMhBB2MSrIva9jKV2ak0E3tDVx4O62MegDbDKpG3yHcFPJcRTNpMGCQ0OONW1ySsvz&#10;0yg4TPabbXQsH9d6NvHTdn7/3LZSqX6vXS9AeGr9X/xz77WCaVgfvoQfIJ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R6Ee9AAAA2wAAAA8AAAAAAAAAAAAAAAAAoQIA&#10;AGRycy9kb3ducmV2LnhtbFBLBQYAAAAABAAEAPkAAACLAwAAAAA=&#10;" strokecolor="#c0504d [3205]" strokeweight="2pt">
                  <v:stroke startarrow="block" endarrow="block"/>
                  <v:shadow on="t" color="black" opacity="24903f" origin=",.5" offset="0,.55556mm"/>
                </v:shape>
                <v:shape id="Straight Arrow Connector 41" o:spid="_x0000_s1043" type="#_x0000_t32" style="position:absolute;left:39119;top:24081;width:3670;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1N3MAAAADbAAAADwAAAGRycy9kb3ducmV2LnhtbESPSwvCMBCE74L/IazgTVMfSKlGEVFQ&#10;8OLrvjRrW2w2tYla/70RBI/DzHzDzBaNKcWTaldYVjDoRyCIU6sLzhScT5teDMJ5ZI2lZVLwJgeL&#10;ebs1w0TbFx/oefSZCBB2CSrIva8SKV2ak0HXtxVx8K62NuiDrDOpa3wFuCnlMIom0mDBYSHHilY5&#10;pbfjwyjYjbardbS/3c/VZOTHTXx9X9ZSqW6nWU5BeGr8P/xrb7WC8QC+X8IPkPM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CdTdzAAAAA2wAAAA8AAAAAAAAAAAAAAAAA&#10;oQIAAGRycy9kb3ducmV2LnhtbFBLBQYAAAAABAAEAPkAAACOAwAAAAA=&#10;" strokecolor="#c0504d [3205]" strokeweight="2pt">
                  <v:stroke startarrow="block" endarrow="block"/>
                  <v:shadow on="t" color="black" opacity="24903f" origin=",.5" offset="0,.55556mm"/>
                </v:shape>
                <v:shape id="Straight Arrow Connector 42" o:spid="_x0000_s1044" type="#_x0000_t32" style="position:absolute;left:13158;top:24081;width:3670;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Tq8AAAADbAAAADwAAAGRycy9kb3ducmV2LnhtbESPSwvCMBCE74L/IazgTVMfSKlGEVFQ&#10;8OLrvjRrW2w2tYla/70RBI/DzHzDzBaNKcWTaldYVjDoRyCIU6sLzhScT5teDMJ5ZI2lZVLwJgeL&#10;ebs1w0TbFx/oefSZCBB2CSrIva8SKV2ak0HXtxVx8K62NuiDrDOpa3wFuCnlMIom0mDBYSHHilY5&#10;pbfjwyjYjbardbS/3c/VZOTHTXx9X9ZSqW6nWU5BeGr8P/xrb7WC8RC+X8IPkPM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BP06vAAAAA2wAAAA8AAAAAAAAAAAAAAAAA&#10;oQIAAGRycy9kb3ducmV2LnhtbFBLBQYAAAAABAAEAPkAAACOAwAAAAA=&#10;" strokecolor="#c0504d [3205]" strokeweight="2pt">
                  <v:stroke startarrow="block" endarrow="block"/>
                  <v:shadow on="t" color="black" opacity="24903f" origin=",.5" offset="0,.55556mm"/>
                </v:shape>
                <v:shape id="Text Box 12" o:spid="_x0000_s1045" type="#_x0000_t202" style="position:absolute;left:38985;top:18393;width:14930;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mwJcIA&#10;AADbAAAADwAAAGRycy9kb3ducmV2LnhtbERPTWvCQBC9C/0PyxR6001tUUldpYgpesghWnoestMk&#10;mJ2N2W0S++tdQfA2j/c5y/VgatFR6yrLCl4nEQji3OqKCwXfx2S8AOE8ssbaMim4kIP16mm0xFjb&#10;njPqDr4QIYRdjApK75tYSpeXZNBNbEMcuF/bGvQBtoXULfYh3NRyGkUzabDi0FBiQ5uS8tPhzyiY&#10;Z9u38yKh9Gu2x/7/vTKnc/qj1Mvz8PkBwtPgH+K7e6fD/CncfgkH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qbAl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rsidR="00477079" w:rsidRPr="00477079" w:rsidRDefault="00477079" w:rsidP="00477079">
                        <w:pPr>
                          <w:jc w:val="center"/>
                          <w:rPr>
                            <w:lang w:val="en-US"/>
                          </w:rPr>
                        </w:pPr>
                        <w:r>
                          <w:rPr>
                            <w:lang w:val="en-US"/>
                          </w:rPr>
                          <w:t>Deployed Private Key</w:t>
                        </w:r>
                      </w:p>
                    </w:txbxContent>
                  </v:textbox>
                </v:shape>
                <v:oval id="Oval 13" o:spid="_x0000_s1046" style="position:absolute;left:5675;top:1576;width:5465;height:5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eyesAA&#10;AADbAAAADwAAAGRycy9kb3ducmV2LnhtbERPS2sCMRC+F/wPYQRvNesDkdUoIkjbU6168Dhuxt3F&#10;ZBI2cd3++0YQepuP7znLdWeNaKkJtWMFo2EGgrhwuuZSwem4e5+DCBFZo3FMCn4pwHrVe1tirt2D&#10;f6g9xFKkEA45Kqhi9LmUoajIYhg6T5y4q2ssxgSbUuoGHyncGjnOspm0WHNqqNDTtqLidrhbBbOL&#10;3Zo7Httafn37j7Pfm6kplRr0u80CRKQu/otf7k+d5k/g+Us6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ReyesAAAADbAAAADwAAAAAAAAAAAAAAAACYAgAAZHJzL2Rvd25y&#10;ZXYueG1sUEsFBgAAAAAEAAQA9QAAAIUDAAAAAA==&#10;" fillcolor="#4f81bd [3204]" strokecolor="#4579b8 [3044]">
                  <v:fill color2="#a7bfde [1620]" rotate="t" angle="180" focus="100%" type="gradient">
                    <o:fill v:ext="view" type="gradientUnscaled"/>
                  </v:fill>
                  <v:shadow on="t" color="black" opacity="22937f" origin=",.5" offset="0,.63889mm"/>
                </v:oval>
                <v:shape id="Straight Arrow Connector 14" o:spid="_x0000_s1047" type="#_x0000_t32" style="position:absolute;left:11140;top:4151;width:15293;height:7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UPRr4AAADbAAAADwAAAGRycy9kb3ducmV2LnhtbESPSwvCMBCE74L/IazgTVMfqFSjiCB4&#10;Ex94XprtQ5tNaWKt/94IgrddZna+2dWmNaVoqHaFZQWjYQSCOLG64EzB9bIfLEA4j6yxtEwK3uRg&#10;s+52Vhhr++ITNWefiRDCLkYFufdVLKVLcjLohrYiDlpqa4M+rHUmdY2vEG5KOY6imTRYcCDkWNEu&#10;p+RxfprAfc7vx3TirzfcRQt742aGh1Spfq/dLkF4av3f/Ls+6FB/Ct9fwgB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EVQ9GvgAAANsAAAAPAAAAAAAAAAAAAAAAAKEC&#10;AABkcnMvZG93bnJldi54bWxQSwUGAAAAAAQABAD5AAAAjAMAAAAA&#10;" strokecolor="#4f81bd [3204]" strokeweight="2pt">
                  <v:stroke startarrow="block" endarrow="block"/>
                  <v:shadow on="t" color="black" opacity="24903f" origin=",.5" offset="0,.55556mm"/>
                </v:shape>
                <v:shape id="Straight Arrow Connector 15" o:spid="_x0000_s1048" type="#_x0000_t32" style="position:absolute;left:8250;top:6726;width:158;height:126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T9nb4AAADbAAAADwAAAGRycy9kb3ducmV2LnhtbERPS4vCMBC+C/sfwix4s+kKilTTsrgI&#10;Xn3dp81sW2wmJYlt/fdmYcHbfHzP2RWT6cRAzreWFXwlKQjiyuqWawXXy2GxAeEDssbOMil4koci&#10;/5jtMNN25BMN51CLGMI+QwVNCH0mpa8aMugT2xNH7tc6gyFCV0vtcIzhppPLNF1Lgy3HhgZ72jdU&#10;3c8Po4B5fxsP12V6Kjf3R/Us3SB/SqXmn9P3FkSgKbzF/+6jjvNX8PdLPEDm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6ZP2dvgAAANsAAAAPAAAAAAAAAAAAAAAAAKEC&#10;AABkcnMvZG93bnJldi54bWxQSwUGAAAAAAQABAD5AAAAjAMAAAAA&#10;" strokecolor="#4f81bd [3204]" strokeweight="2pt">
                  <v:stroke startarrow="block" endarrow="block"/>
                  <v:shadow on="t" color="black" opacity="24903f" origin=",.5" offset="0,.55556mm"/>
                </v:shape>
                <v:shape id="Multiply 16" o:spid="_x0000_s1049" style="position:absolute;left:6306;top:11456;width:3889;height:2838;visibility:visible;mso-wrap-style:square;v-text-anchor:middle" coordsize="388904,283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ADVsEA&#10;AADbAAAADwAAAGRycy9kb3ducmV2LnhtbERP32vCMBB+F/Y/hBv4pqkDpXRGEWFsiDKswl6P5myL&#10;zSUkUat/vRkM9nYf38+bL3vTiSv50FpWMBlnIIgrq1uuFRwPH6McRIjIGjvLpOBOAZaLl8EcC21v&#10;vKdrGWuRQjgUqKCJ0RVShqohg2FsHXHiTtYbjAn6WmqPtxRuOvmWZTNpsOXU0KCjdUPVubwYBbut&#10;zL/Lzcp798j7/c59Ti+PH6WGr/3qHUSkPv6L/9xfOs2fwe8v6QC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wA1bBAAAA2wAAAA8AAAAAAAAAAAAAAAAAmAIAAGRycy9kb3du&#10;cmV2LnhtbFBLBQYAAAAABAAEAPUAAACGAwAAAAA=&#10;" path="m73734,95115l113076,41198r81376,59379l275828,41198r39342,53917l251068,141890r64102,46775l275828,242582,194452,183203r-81376,59379l73734,188665r64102,-46775l73734,95115xe" fillcolor="#c0504d [3205]" strokecolor="#bc4542 [3045]">
                  <v:fill color2="#dfa7a6 [1621]" rotate="t" angle="180" focus="100%" type="gradient">
                    <o:fill v:ext="view" type="gradientUnscaled"/>
                  </v:fill>
                  <v:shadow on="t" color="black" opacity="22937f" origin=",.5" offset="0,.63889mm"/>
                  <v:path arrowok="t" o:connecttype="custom" o:connectlocs="73734,95115;113076,41198;194452,100577;275828,41198;315170,95115;251068,141890;315170,188665;275828,242582;194452,183203;113076,242582;73734,188665;137836,141890;73734,95115" o:connectangles="0,0,0,0,0,0,0,0,0,0,0,0,0"/>
                </v:shape>
                <v:shape id="Text Box 17" o:spid="_x0000_s1050" type="#_x0000_t202" style="position:absolute;top:13348;width:18814;height:4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1etcMA&#10;AADbAAAADwAAAGRycy9kb3ducmV2LnhtbERP32vCMBB+H/g/hBP2ZtMNplKNMsaEDcZAHdPHs7k1&#10;Zcmla7Ja99cbQdjbfXw/b77snRUdtaH2rOAuy0EQl17XXCn42K5GUxAhImu0nknBiQIsF4ObORba&#10;H3lN3SZWIoVwKFCBibEppAylIYch8w1x4r586zAm2FZSt3hM4c7K+zwfS4c1pwaDDT0ZKr83v07B&#10;2+fu53n1vs93dLD1Q2cn5vXvoNTtsH+cgYjUx3/x1f2i0/wJXH5JB8jFG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1etcMAAADbAAAADwAAAAAAAAAAAAAAAACYAgAAZHJzL2Rv&#10;d25yZXYueG1sUEsFBgAAAAAEAAQA9QAAAIgDAAAAAA==&#10;" filled="f" strokeweight=".5pt">
                  <v:textbox>
                    <w:txbxContent>
                      <w:p w:rsidR="00BC25E6" w:rsidRDefault="00BC25E6" w:rsidP="00BC25E6">
                        <w:pPr>
                          <w:jc w:val="center"/>
                          <w:rPr>
                            <w:lang w:val="en-US"/>
                          </w:rPr>
                        </w:pPr>
                        <w:r>
                          <w:rPr>
                            <w:lang w:val="en-US"/>
                          </w:rPr>
                          <w:t>Access Forbidden.</w:t>
                        </w:r>
                      </w:p>
                      <w:p w:rsidR="00BC25E6" w:rsidRPr="00BC25E6" w:rsidRDefault="00BC25E6" w:rsidP="00BC25E6">
                        <w:pPr>
                          <w:jc w:val="center"/>
                          <w:rPr>
                            <w:lang w:val="en-US"/>
                          </w:rPr>
                        </w:pPr>
                        <w:r>
                          <w:rPr>
                            <w:lang w:val="en-US"/>
                          </w:rPr>
                          <w:t>No Deployed Private Key</w:t>
                        </w:r>
                      </w:p>
                    </w:txbxContent>
                  </v:textbox>
                </v:shape>
                <v:oval id="Oval 18" o:spid="_x0000_s1051" style="position:absolute;left:16185;top:6201;width:2103;height:1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RFfsQA&#10;AADbAAAADwAAAGRycy9kb3ducmV2LnhtbESPT2vCQBDF70K/wzIFb7pRRCR1lWKrRPBg7b/rkJ0m&#10;wexsyK4mfnvnIPQ2w3vz3m+W697V6kptqDwbmIwTUMS5txUXBr4+t6MFqBCRLdaeycCNAqxXT4Ml&#10;ptZ3/EHXUyyUhHBI0UAZY5NqHfKSHIaxb4hF+/OtwyhrW2jbYifhrtbTJJlrhxVLQ4kNbUrKz6eL&#10;MzDrsv2b/ta/O/yh98P5mM2OITNm+Ny/voCK1Md/8+M6s4IvsPKLDK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kRX7EAAAA2wAAAA8AAAAAAAAAAAAAAAAAmAIAAGRycy9k&#10;b3ducmV2LnhtbFBLBQYAAAAABAAEAPUAAACJAwAAAAA=&#10;" filled="f" strokecolor="#4579b8 [3044]" strokeweight="3pt">
                  <v:shadow on="t" color="black" opacity="22937f" origin=",.5" offset="0,.63889mm"/>
                </v:oval>
                <w10:anchorlock/>
              </v:group>
            </w:pict>
          </mc:Fallback>
        </mc:AlternateContent>
      </w:r>
    </w:p>
    <w:p w:rsidR="00BC25E6" w:rsidRDefault="00BC25E6" w:rsidP="00494D25">
      <w:pPr>
        <w:pStyle w:val="Normal2"/>
      </w:pPr>
      <w:r>
        <w:t xml:space="preserve">We deploy private key to the website and micro services and update the deployed private key </w:t>
      </w:r>
      <w:r w:rsidR="004541BF">
        <w:t>periodically.</w:t>
      </w:r>
    </w:p>
    <w:p w:rsidR="004541BF" w:rsidRDefault="009C5463" w:rsidP="00494D25">
      <w:pPr>
        <w:pStyle w:val="Normal2"/>
      </w:pPr>
      <w:proofErr w:type="spellStart"/>
      <w:r>
        <w:t>MicroS</w:t>
      </w:r>
      <w:r w:rsidR="004541BF">
        <w:t>ervices</w:t>
      </w:r>
      <w:proofErr w:type="spellEnd"/>
      <w:r w:rsidR="004541BF">
        <w:t xml:space="preserve"> accept request which contains the crypto information related to the deployed private key and rejects all the other.</w:t>
      </w:r>
    </w:p>
    <w:p w:rsidR="004541BF" w:rsidRPr="00494D25" w:rsidRDefault="009C5463" w:rsidP="00494D25">
      <w:pPr>
        <w:pStyle w:val="Normal2"/>
      </w:pPr>
      <w:r w:rsidRPr="009C5463">
        <w:t xml:space="preserve">Like this, we can implement </w:t>
      </w:r>
      <w:proofErr w:type="spellStart"/>
      <w:r w:rsidRPr="009C5463">
        <w:t>microservice</w:t>
      </w:r>
      <w:proofErr w:type="spellEnd"/>
      <w:r w:rsidRPr="009C5463">
        <w:t xml:space="preserve"> security.</w:t>
      </w:r>
    </w:p>
    <w:p w:rsidR="006E036E" w:rsidRDefault="006E036E" w:rsidP="00067D02">
      <w:pPr>
        <w:pStyle w:val="Normal2"/>
        <w:rPr>
          <w:sz w:val="20"/>
        </w:rPr>
      </w:pPr>
    </w:p>
    <w:p w:rsidR="00BD7F36" w:rsidRDefault="00BD7F36" w:rsidP="00067D02">
      <w:pPr>
        <w:pStyle w:val="Normal2"/>
        <w:rPr>
          <w:b/>
          <w:sz w:val="24"/>
        </w:rPr>
      </w:pPr>
      <w:r w:rsidRPr="00BD7F36">
        <w:rPr>
          <w:b/>
          <w:sz w:val="24"/>
        </w:rPr>
        <w:t>3.2.2</w:t>
      </w:r>
      <w:r>
        <w:rPr>
          <w:b/>
          <w:sz w:val="24"/>
        </w:rPr>
        <w:t>. Database Security</w:t>
      </w:r>
    </w:p>
    <w:p w:rsidR="00BD7F36" w:rsidRDefault="00BD7F36" w:rsidP="00067D02">
      <w:pPr>
        <w:pStyle w:val="Normal2"/>
      </w:pPr>
    </w:p>
    <w:p w:rsidR="009C5463" w:rsidRDefault="009C5463" w:rsidP="00067D02">
      <w:pPr>
        <w:pStyle w:val="Normal2"/>
      </w:pPr>
      <w:r>
        <w:t>Cloud platforms provide their own Database Management System, so we can easily use it to design database. But these databases are not secure.</w:t>
      </w:r>
    </w:p>
    <w:p w:rsidR="009C5463" w:rsidRDefault="00DF45DC" w:rsidP="00067D02">
      <w:pPr>
        <w:pStyle w:val="Normal2"/>
      </w:pPr>
      <w:r>
        <w:t>In the project, there are some important tables such as payment table.</w:t>
      </w:r>
    </w:p>
    <w:p w:rsidR="00DF45DC" w:rsidRDefault="00DF45DC" w:rsidP="00067D02">
      <w:pPr>
        <w:pStyle w:val="Normal2"/>
      </w:pPr>
      <w:r>
        <w:t>So we have to assess the secure level to the tables and save them into different databases.</w:t>
      </w:r>
    </w:p>
    <w:p w:rsidR="00DF45DC" w:rsidRDefault="00DF45DC" w:rsidP="00067D02">
      <w:pPr>
        <w:pStyle w:val="Normal2"/>
      </w:pPr>
    </w:p>
    <w:tbl>
      <w:tblPr>
        <w:tblStyle w:val="afffffffff8"/>
        <w:tblW w:w="906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846"/>
        <w:gridCol w:w="2029"/>
        <w:gridCol w:w="6192"/>
      </w:tblGrid>
      <w:tr w:rsidR="00DF45DC" w:rsidTr="000C0A11">
        <w:trPr>
          <w:trHeight w:val="266"/>
        </w:trPr>
        <w:tc>
          <w:tcPr>
            <w:tcW w:w="846" w:type="dxa"/>
            <w:shd w:val="clear" w:color="auto" w:fill="00B0F0"/>
            <w:vAlign w:val="center"/>
          </w:tcPr>
          <w:p w:rsidR="00DF45DC" w:rsidRDefault="00DF45DC" w:rsidP="006B36EB">
            <w:pPr>
              <w:pStyle w:val="Normal2"/>
              <w:rPr>
                <w:b/>
                <w:color w:val="FFFFFF"/>
                <w:sz w:val="20"/>
                <w:szCs w:val="20"/>
              </w:rPr>
            </w:pPr>
            <w:r>
              <w:rPr>
                <w:b/>
                <w:color w:val="FFFFFF"/>
                <w:sz w:val="20"/>
                <w:szCs w:val="20"/>
              </w:rPr>
              <w:t>Secure Level</w:t>
            </w:r>
          </w:p>
        </w:tc>
        <w:tc>
          <w:tcPr>
            <w:tcW w:w="2029" w:type="dxa"/>
            <w:shd w:val="clear" w:color="auto" w:fill="00B0F0"/>
            <w:vAlign w:val="center"/>
          </w:tcPr>
          <w:p w:rsidR="00DF45DC" w:rsidRDefault="00DF45DC" w:rsidP="006B36EB">
            <w:pPr>
              <w:pStyle w:val="Normal2"/>
              <w:rPr>
                <w:b/>
                <w:color w:val="FFFFFF"/>
                <w:sz w:val="20"/>
                <w:szCs w:val="20"/>
              </w:rPr>
            </w:pPr>
            <w:r>
              <w:rPr>
                <w:b/>
                <w:color w:val="FFFFFF"/>
                <w:sz w:val="20"/>
                <w:szCs w:val="20"/>
              </w:rPr>
              <w:t>Tables</w:t>
            </w:r>
          </w:p>
        </w:tc>
        <w:tc>
          <w:tcPr>
            <w:tcW w:w="6192" w:type="dxa"/>
            <w:shd w:val="clear" w:color="auto" w:fill="00B0F0"/>
            <w:vAlign w:val="center"/>
          </w:tcPr>
          <w:p w:rsidR="00DF45DC" w:rsidRDefault="00DF45DC" w:rsidP="006B36EB">
            <w:pPr>
              <w:pStyle w:val="Normal2"/>
              <w:rPr>
                <w:b/>
                <w:color w:val="FFFFFF"/>
                <w:sz w:val="20"/>
                <w:szCs w:val="20"/>
              </w:rPr>
            </w:pPr>
            <w:r>
              <w:rPr>
                <w:b/>
                <w:color w:val="FFFFFF"/>
                <w:sz w:val="20"/>
                <w:szCs w:val="20"/>
              </w:rPr>
              <w:t>Description</w:t>
            </w:r>
          </w:p>
        </w:tc>
      </w:tr>
      <w:tr w:rsidR="00DF45DC" w:rsidTr="000C0A11">
        <w:tc>
          <w:tcPr>
            <w:tcW w:w="846" w:type="dxa"/>
          </w:tcPr>
          <w:p w:rsidR="00DF45DC" w:rsidRDefault="00DF45DC" w:rsidP="006B36EB">
            <w:pPr>
              <w:pStyle w:val="Normal2"/>
              <w:jc w:val="center"/>
              <w:rPr>
                <w:sz w:val="18"/>
                <w:szCs w:val="18"/>
              </w:rPr>
            </w:pPr>
            <w:r>
              <w:rPr>
                <w:sz w:val="18"/>
                <w:szCs w:val="18"/>
              </w:rPr>
              <w:t>1</w:t>
            </w:r>
          </w:p>
        </w:tc>
        <w:tc>
          <w:tcPr>
            <w:tcW w:w="2029" w:type="dxa"/>
          </w:tcPr>
          <w:p w:rsidR="00DF45DC" w:rsidRDefault="00DF45DC" w:rsidP="006B36EB">
            <w:pPr>
              <w:pStyle w:val="Normal2"/>
              <w:rPr>
                <w:sz w:val="18"/>
                <w:szCs w:val="18"/>
              </w:rPr>
            </w:pPr>
            <w:r>
              <w:rPr>
                <w:sz w:val="18"/>
                <w:szCs w:val="18"/>
              </w:rPr>
              <w:t>Personal Information</w:t>
            </w:r>
          </w:p>
          <w:p w:rsidR="00DF45DC" w:rsidRDefault="00DF45DC" w:rsidP="006B36EB">
            <w:pPr>
              <w:pStyle w:val="Normal2"/>
              <w:rPr>
                <w:sz w:val="18"/>
                <w:szCs w:val="18"/>
              </w:rPr>
            </w:pPr>
            <w:r>
              <w:rPr>
                <w:sz w:val="18"/>
                <w:szCs w:val="18"/>
              </w:rPr>
              <w:t>Payment Information</w:t>
            </w:r>
          </w:p>
        </w:tc>
        <w:tc>
          <w:tcPr>
            <w:tcW w:w="6192" w:type="dxa"/>
          </w:tcPr>
          <w:p w:rsidR="00DF45DC" w:rsidRDefault="00DF45DC" w:rsidP="006B36EB">
            <w:pPr>
              <w:pStyle w:val="Normal2"/>
              <w:spacing w:after="100" w:line="276" w:lineRule="auto"/>
              <w:jc w:val="both"/>
              <w:rPr>
                <w:sz w:val="18"/>
                <w:szCs w:val="18"/>
              </w:rPr>
            </w:pPr>
            <w:r>
              <w:rPr>
                <w:sz w:val="18"/>
                <w:szCs w:val="18"/>
              </w:rPr>
              <w:t>These tables require high security level and the data must be encrypted. He</w:t>
            </w:r>
            <w:r w:rsidR="000C0A11">
              <w:rPr>
                <w:sz w:val="18"/>
                <w:szCs w:val="18"/>
              </w:rPr>
              <w:t>re, the speed is not important. It might be saved in specified database node.</w:t>
            </w:r>
          </w:p>
        </w:tc>
      </w:tr>
      <w:tr w:rsidR="00DF45DC" w:rsidTr="000C0A11">
        <w:trPr>
          <w:trHeight w:val="1073"/>
        </w:trPr>
        <w:tc>
          <w:tcPr>
            <w:tcW w:w="846" w:type="dxa"/>
          </w:tcPr>
          <w:p w:rsidR="00DF45DC" w:rsidRDefault="00DF45DC" w:rsidP="006B36EB">
            <w:pPr>
              <w:pStyle w:val="Normal2"/>
              <w:jc w:val="center"/>
              <w:rPr>
                <w:sz w:val="18"/>
                <w:szCs w:val="18"/>
              </w:rPr>
            </w:pPr>
            <w:r>
              <w:rPr>
                <w:sz w:val="18"/>
                <w:szCs w:val="18"/>
              </w:rPr>
              <w:t>2</w:t>
            </w:r>
          </w:p>
        </w:tc>
        <w:tc>
          <w:tcPr>
            <w:tcW w:w="2029" w:type="dxa"/>
          </w:tcPr>
          <w:p w:rsidR="00DF45DC" w:rsidRDefault="000C0A11" w:rsidP="006B36EB">
            <w:pPr>
              <w:pStyle w:val="Normal2"/>
              <w:rPr>
                <w:sz w:val="18"/>
                <w:szCs w:val="18"/>
              </w:rPr>
            </w:pPr>
            <w:r>
              <w:rPr>
                <w:sz w:val="18"/>
                <w:szCs w:val="18"/>
              </w:rPr>
              <w:t>Transaction Information</w:t>
            </w:r>
          </w:p>
          <w:p w:rsidR="000C0A11" w:rsidRDefault="000C0A11" w:rsidP="006B36EB">
            <w:pPr>
              <w:pStyle w:val="Normal2"/>
              <w:rPr>
                <w:sz w:val="18"/>
                <w:szCs w:val="18"/>
              </w:rPr>
            </w:pPr>
            <w:r>
              <w:rPr>
                <w:sz w:val="18"/>
                <w:szCs w:val="18"/>
              </w:rPr>
              <w:t>Booked Lessons</w:t>
            </w:r>
          </w:p>
          <w:p w:rsidR="000C0A11" w:rsidRDefault="000C0A11" w:rsidP="006B36EB">
            <w:pPr>
              <w:pStyle w:val="Normal2"/>
              <w:rPr>
                <w:sz w:val="18"/>
                <w:szCs w:val="18"/>
              </w:rPr>
            </w:pPr>
            <w:r>
              <w:rPr>
                <w:sz w:val="18"/>
                <w:szCs w:val="18"/>
              </w:rPr>
              <w:t>….</w:t>
            </w:r>
          </w:p>
          <w:p w:rsidR="000C0A11" w:rsidRDefault="000C0A11" w:rsidP="006B36EB">
            <w:pPr>
              <w:pStyle w:val="Normal2"/>
              <w:rPr>
                <w:sz w:val="18"/>
                <w:szCs w:val="18"/>
              </w:rPr>
            </w:pPr>
            <w:r>
              <w:rPr>
                <w:sz w:val="18"/>
                <w:szCs w:val="18"/>
              </w:rPr>
              <w:t>(Progress tables)</w:t>
            </w:r>
          </w:p>
        </w:tc>
        <w:tc>
          <w:tcPr>
            <w:tcW w:w="6192" w:type="dxa"/>
          </w:tcPr>
          <w:p w:rsidR="000C0A11" w:rsidRDefault="000C0A11" w:rsidP="000C0A11">
            <w:pPr>
              <w:pStyle w:val="Normal2"/>
              <w:spacing w:after="100" w:line="276" w:lineRule="auto"/>
              <w:jc w:val="both"/>
              <w:rPr>
                <w:sz w:val="18"/>
                <w:szCs w:val="18"/>
              </w:rPr>
            </w:pPr>
            <w:r>
              <w:rPr>
                <w:sz w:val="18"/>
                <w:szCs w:val="18"/>
              </w:rPr>
              <w:t>These tables require medium security level and the data might be encrypted</w:t>
            </w:r>
            <w:r w:rsidR="00DF45DC">
              <w:rPr>
                <w:sz w:val="18"/>
                <w:szCs w:val="18"/>
              </w:rPr>
              <w:t>.</w:t>
            </w:r>
            <w:r>
              <w:rPr>
                <w:sz w:val="18"/>
                <w:szCs w:val="18"/>
              </w:rPr>
              <w:t xml:space="preserve"> It requires medium speed. Tables might be saved in the cloud databases.</w:t>
            </w:r>
          </w:p>
        </w:tc>
      </w:tr>
      <w:tr w:rsidR="00DF45DC" w:rsidTr="000C0A11">
        <w:trPr>
          <w:trHeight w:val="955"/>
        </w:trPr>
        <w:tc>
          <w:tcPr>
            <w:tcW w:w="846" w:type="dxa"/>
          </w:tcPr>
          <w:p w:rsidR="00DF45DC" w:rsidRDefault="00DF45DC" w:rsidP="006B36EB">
            <w:pPr>
              <w:pStyle w:val="Normal2"/>
              <w:jc w:val="center"/>
              <w:rPr>
                <w:sz w:val="18"/>
                <w:szCs w:val="18"/>
              </w:rPr>
            </w:pPr>
            <w:r>
              <w:rPr>
                <w:sz w:val="18"/>
                <w:szCs w:val="18"/>
              </w:rPr>
              <w:t>3</w:t>
            </w:r>
          </w:p>
        </w:tc>
        <w:tc>
          <w:tcPr>
            <w:tcW w:w="2029" w:type="dxa"/>
          </w:tcPr>
          <w:p w:rsidR="00DF45DC" w:rsidRDefault="000C0A11" w:rsidP="006B36EB">
            <w:pPr>
              <w:pStyle w:val="Normal2"/>
              <w:rPr>
                <w:sz w:val="18"/>
                <w:szCs w:val="18"/>
              </w:rPr>
            </w:pPr>
            <w:r>
              <w:rPr>
                <w:sz w:val="18"/>
                <w:szCs w:val="18"/>
              </w:rPr>
              <w:t>Job Information</w:t>
            </w:r>
          </w:p>
          <w:p w:rsidR="000C0A11" w:rsidRDefault="000C0A11" w:rsidP="006B36EB">
            <w:pPr>
              <w:pStyle w:val="Normal2"/>
              <w:rPr>
                <w:sz w:val="18"/>
                <w:szCs w:val="18"/>
              </w:rPr>
            </w:pPr>
            <w:r>
              <w:rPr>
                <w:sz w:val="18"/>
                <w:szCs w:val="18"/>
              </w:rPr>
              <w:t>Lesson Information</w:t>
            </w:r>
          </w:p>
          <w:p w:rsidR="000C0A11" w:rsidRDefault="000C0A11" w:rsidP="006B36EB">
            <w:pPr>
              <w:pStyle w:val="Normal2"/>
              <w:rPr>
                <w:sz w:val="18"/>
                <w:szCs w:val="18"/>
              </w:rPr>
            </w:pPr>
            <w:r>
              <w:rPr>
                <w:sz w:val="18"/>
                <w:szCs w:val="18"/>
              </w:rPr>
              <w:t>Schedule Information</w:t>
            </w:r>
          </w:p>
          <w:p w:rsidR="000C0A11" w:rsidRDefault="000C0A11" w:rsidP="006B36EB">
            <w:pPr>
              <w:pStyle w:val="Normal2"/>
              <w:rPr>
                <w:sz w:val="18"/>
                <w:szCs w:val="18"/>
              </w:rPr>
            </w:pPr>
            <w:r>
              <w:rPr>
                <w:sz w:val="18"/>
                <w:szCs w:val="18"/>
              </w:rPr>
              <w:t>…</w:t>
            </w:r>
          </w:p>
        </w:tc>
        <w:tc>
          <w:tcPr>
            <w:tcW w:w="6192" w:type="dxa"/>
          </w:tcPr>
          <w:p w:rsidR="00E16191" w:rsidRDefault="000C0A11" w:rsidP="00E16191">
            <w:pPr>
              <w:pStyle w:val="Normal2"/>
              <w:spacing w:after="100" w:line="276" w:lineRule="auto"/>
              <w:jc w:val="both"/>
              <w:rPr>
                <w:sz w:val="18"/>
                <w:szCs w:val="18"/>
              </w:rPr>
            </w:pPr>
            <w:r w:rsidRPr="000C0A11">
              <w:rPr>
                <w:sz w:val="18"/>
                <w:szCs w:val="18"/>
              </w:rPr>
              <w:t>These tables does not require high security level bu</w:t>
            </w:r>
            <w:bookmarkStart w:id="13" w:name="_GoBack"/>
            <w:bookmarkEnd w:id="13"/>
            <w:r w:rsidRPr="000C0A11">
              <w:rPr>
                <w:sz w:val="18"/>
                <w:szCs w:val="18"/>
              </w:rPr>
              <w:t>t high speed.</w:t>
            </w:r>
            <w:r w:rsidR="00E16191">
              <w:rPr>
                <w:sz w:val="18"/>
                <w:szCs w:val="18"/>
              </w:rPr>
              <w:t xml:space="preserve"> It doesn’t require encryption.</w:t>
            </w:r>
            <w:r>
              <w:rPr>
                <w:sz w:val="18"/>
                <w:szCs w:val="18"/>
              </w:rPr>
              <w:t xml:space="preserve"> </w:t>
            </w:r>
            <w:r w:rsidR="00E16191">
              <w:rPr>
                <w:sz w:val="18"/>
                <w:szCs w:val="18"/>
              </w:rPr>
              <w:t>It might be changed by attacker but this doesn’t affect the main website.</w:t>
            </w:r>
          </w:p>
          <w:p w:rsidR="00E16191" w:rsidRDefault="00E16191" w:rsidP="00E16191">
            <w:pPr>
              <w:pStyle w:val="Normal2"/>
              <w:spacing w:after="100" w:line="276" w:lineRule="auto"/>
              <w:jc w:val="both"/>
              <w:rPr>
                <w:sz w:val="18"/>
                <w:szCs w:val="18"/>
              </w:rPr>
            </w:pPr>
            <w:r>
              <w:rPr>
                <w:sz w:val="18"/>
                <w:szCs w:val="18"/>
              </w:rPr>
              <w:t>It can be saved in the cloud databases.</w:t>
            </w:r>
          </w:p>
        </w:tc>
      </w:tr>
    </w:tbl>
    <w:p w:rsidR="00DF45DC" w:rsidRPr="00BD7F36" w:rsidRDefault="00DF45DC" w:rsidP="00067D02">
      <w:pPr>
        <w:pStyle w:val="Normal2"/>
      </w:pPr>
    </w:p>
    <w:p w:rsidR="006E3848" w:rsidRDefault="006E730C">
      <w:pPr>
        <w:pStyle w:val="heading22"/>
        <w:spacing w:before="60" w:after="144"/>
        <w:ind w:left="576" w:firstLine="0"/>
      </w:pPr>
      <w:r>
        <w:t xml:space="preserve">3.1. </w:t>
      </w:r>
      <w:proofErr w:type="spellStart"/>
      <w:r>
        <w:t>Stakbank</w:t>
      </w:r>
      <w:proofErr w:type="spellEnd"/>
      <w:r>
        <w:t xml:space="preserve"> Home</w:t>
      </w:r>
    </w:p>
    <w:p w:rsidR="006E3848" w:rsidRDefault="006E730C">
      <w:pPr>
        <w:pStyle w:val="Normal2"/>
        <w:spacing w:line="360" w:lineRule="auto"/>
        <w:jc w:val="both"/>
      </w:pPr>
      <w:r>
        <w:t xml:space="preserve">As a guest of </w:t>
      </w:r>
      <w:proofErr w:type="spellStart"/>
      <w:r>
        <w:t>Stakbank</w:t>
      </w:r>
      <w:proofErr w:type="spellEnd"/>
      <w:r>
        <w:t xml:space="preserve">, I need to connect to a wallet to stake, </w:t>
      </w:r>
      <w:proofErr w:type="spellStart"/>
      <w:r>
        <w:t>unstake</w:t>
      </w:r>
      <w:proofErr w:type="spellEnd"/>
      <w:r>
        <w:t xml:space="preserve"> and claim reward.</w:t>
      </w:r>
    </w:p>
    <w:tbl>
      <w:tblPr>
        <w:tblStyle w:val="afffffffff9"/>
        <w:tblW w:w="906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1530"/>
        <w:gridCol w:w="735"/>
        <w:gridCol w:w="1418"/>
        <w:gridCol w:w="5386"/>
      </w:tblGrid>
      <w:tr w:rsidR="006E3848">
        <w:trPr>
          <w:trHeight w:val="243"/>
        </w:trPr>
        <w:tc>
          <w:tcPr>
            <w:tcW w:w="1530" w:type="dxa"/>
            <w:shd w:val="clear" w:color="auto" w:fill="00B0F0"/>
            <w:vAlign w:val="center"/>
          </w:tcPr>
          <w:p w:rsidR="006E3848" w:rsidRDefault="006E730C">
            <w:pPr>
              <w:pStyle w:val="Normal2"/>
              <w:rPr>
                <w:b/>
                <w:color w:val="FFFFFF"/>
                <w:sz w:val="20"/>
                <w:szCs w:val="20"/>
              </w:rPr>
            </w:pPr>
            <w:r>
              <w:rPr>
                <w:b/>
                <w:color w:val="FFFFFF"/>
                <w:sz w:val="20"/>
                <w:szCs w:val="20"/>
              </w:rPr>
              <w:lastRenderedPageBreak/>
              <w:t>Req. ID</w:t>
            </w:r>
          </w:p>
        </w:tc>
        <w:tc>
          <w:tcPr>
            <w:tcW w:w="735" w:type="dxa"/>
            <w:shd w:val="clear" w:color="auto" w:fill="00B0F0"/>
            <w:vAlign w:val="center"/>
          </w:tcPr>
          <w:p w:rsidR="006E3848" w:rsidRDefault="006E730C">
            <w:pPr>
              <w:pStyle w:val="Normal2"/>
              <w:rPr>
                <w:b/>
                <w:color w:val="FFFFFF"/>
                <w:sz w:val="20"/>
                <w:szCs w:val="20"/>
              </w:rPr>
            </w:pPr>
            <w:r>
              <w:rPr>
                <w:b/>
                <w:color w:val="FFFFFF"/>
                <w:sz w:val="20"/>
                <w:szCs w:val="20"/>
              </w:rPr>
              <w:t>Priority</w:t>
            </w:r>
          </w:p>
        </w:tc>
        <w:tc>
          <w:tcPr>
            <w:tcW w:w="1418" w:type="dxa"/>
            <w:shd w:val="clear" w:color="auto" w:fill="00B0F0"/>
            <w:vAlign w:val="center"/>
          </w:tcPr>
          <w:p w:rsidR="006E3848" w:rsidRDefault="006E730C">
            <w:pPr>
              <w:pStyle w:val="Normal2"/>
              <w:rPr>
                <w:b/>
                <w:color w:val="FFFFFF"/>
                <w:sz w:val="20"/>
                <w:szCs w:val="20"/>
              </w:rPr>
            </w:pPr>
            <w:r>
              <w:rPr>
                <w:b/>
                <w:color w:val="FFFFFF"/>
                <w:sz w:val="20"/>
                <w:szCs w:val="20"/>
              </w:rPr>
              <w:t>User Story</w:t>
            </w:r>
          </w:p>
        </w:tc>
        <w:tc>
          <w:tcPr>
            <w:tcW w:w="5386" w:type="dxa"/>
            <w:shd w:val="clear" w:color="auto" w:fill="00B0F0"/>
            <w:vAlign w:val="center"/>
          </w:tcPr>
          <w:p w:rsidR="006E3848" w:rsidRDefault="006E730C">
            <w:pPr>
              <w:pStyle w:val="Normal2"/>
              <w:rPr>
                <w:b/>
                <w:color w:val="FFFFFF"/>
                <w:sz w:val="20"/>
                <w:szCs w:val="20"/>
              </w:rPr>
            </w:pPr>
            <w:r>
              <w:rPr>
                <w:b/>
                <w:color w:val="FFFFFF"/>
                <w:sz w:val="20"/>
                <w:szCs w:val="20"/>
              </w:rPr>
              <w:t>Description / Remarks</w:t>
            </w:r>
          </w:p>
        </w:tc>
      </w:tr>
      <w:tr w:rsidR="006E3848">
        <w:tc>
          <w:tcPr>
            <w:tcW w:w="1530" w:type="dxa"/>
          </w:tcPr>
          <w:p w:rsidR="006E3848" w:rsidRDefault="006E730C">
            <w:pPr>
              <w:pStyle w:val="Normal2"/>
              <w:spacing w:after="100"/>
              <w:rPr>
                <w:sz w:val="18"/>
                <w:szCs w:val="18"/>
              </w:rPr>
            </w:pPr>
            <w:r>
              <w:rPr>
                <w:sz w:val="18"/>
                <w:szCs w:val="18"/>
              </w:rPr>
              <w:t>FR-STAKBANK-HOME-001</w:t>
            </w:r>
          </w:p>
        </w:tc>
        <w:tc>
          <w:tcPr>
            <w:tcW w:w="735" w:type="dxa"/>
          </w:tcPr>
          <w:p w:rsidR="006E3848" w:rsidRDefault="006E730C">
            <w:pPr>
              <w:pStyle w:val="Normal2"/>
              <w:spacing w:after="100"/>
              <w:jc w:val="center"/>
              <w:rPr>
                <w:sz w:val="18"/>
                <w:szCs w:val="18"/>
              </w:rPr>
            </w:pPr>
            <w:r>
              <w:rPr>
                <w:sz w:val="18"/>
                <w:szCs w:val="18"/>
              </w:rPr>
              <w:t>1</w:t>
            </w:r>
          </w:p>
        </w:tc>
        <w:tc>
          <w:tcPr>
            <w:tcW w:w="1418" w:type="dxa"/>
          </w:tcPr>
          <w:p w:rsidR="006E3848" w:rsidRDefault="006E730C">
            <w:pPr>
              <w:pStyle w:val="Normal2"/>
              <w:spacing w:after="100"/>
              <w:rPr>
                <w:sz w:val="18"/>
                <w:szCs w:val="18"/>
              </w:rPr>
            </w:pPr>
            <w:r>
              <w:rPr>
                <w:sz w:val="18"/>
                <w:szCs w:val="18"/>
              </w:rPr>
              <w:t>View Home screen</w:t>
            </w:r>
          </w:p>
        </w:tc>
        <w:tc>
          <w:tcPr>
            <w:tcW w:w="5386" w:type="dxa"/>
          </w:tcPr>
          <w:p w:rsidR="006E3848" w:rsidRDefault="006E730C">
            <w:pPr>
              <w:pStyle w:val="Normal2"/>
              <w:jc w:val="both"/>
              <w:rPr>
                <w:b/>
                <w:sz w:val="18"/>
                <w:szCs w:val="18"/>
              </w:rPr>
            </w:pPr>
            <w:r>
              <w:rPr>
                <w:b/>
                <w:sz w:val="18"/>
                <w:szCs w:val="18"/>
              </w:rPr>
              <w:t>What are the fields that the Home screen includes?</w:t>
            </w:r>
          </w:p>
        </w:tc>
      </w:tr>
      <w:tr w:rsidR="006E3848">
        <w:trPr>
          <w:trHeight w:val="813"/>
        </w:trPr>
        <w:tc>
          <w:tcPr>
            <w:tcW w:w="9069" w:type="dxa"/>
            <w:gridSpan w:val="4"/>
            <w:shd w:val="clear" w:color="auto" w:fill="DBE5F1"/>
          </w:tcPr>
          <w:p w:rsidR="006E3848" w:rsidRDefault="006E730C">
            <w:pPr>
              <w:pStyle w:val="Normal2"/>
              <w:numPr>
                <w:ilvl w:val="0"/>
                <w:numId w:val="5"/>
              </w:numPr>
              <w:jc w:val="both"/>
            </w:pPr>
            <w:bookmarkStart w:id="14" w:name="_heading=h.1pxezwc" w:colFirst="0" w:colLast="0"/>
            <w:bookmarkEnd w:id="14"/>
            <w:r>
              <w:t>The Home screen includes the following functionalities:</w:t>
            </w:r>
          </w:p>
          <w:p w:rsidR="006E3848" w:rsidRDefault="006E730C">
            <w:pPr>
              <w:pStyle w:val="Normal2"/>
              <w:numPr>
                <w:ilvl w:val="1"/>
                <w:numId w:val="5"/>
              </w:numPr>
              <w:jc w:val="both"/>
            </w:pPr>
            <w:bookmarkStart w:id="15" w:name="_heading=h.r50n2w1vtn2n" w:colFirst="0" w:colLast="0"/>
            <w:bookmarkEnd w:id="15"/>
            <w:r>
              <w:t>Total reward pool</w:t>
            </w:r>
          </w:p>
          <w:p w:rsidR="006E3848" w:rsidRDefault="006E730C">
            <w:pPr>
              <w:pStyle w:val="Normal2"/>
              <w:numPr>
                <w:ilvl w:val="1"/>
                <w:numId w:val="5"/>
              </w:numPr>
              <w:jc w:val="both"/>
            </w:pPr>
            <w:bookmarkStart w:id="16" w:name="_heading=h.50lfqn78gipx" w:colFirst="0" w:colLast="0"/>
            <w:bookmarkEnd w:id="16"/>
            <w:r>
              <w:t>STAK to harvest</w:t>
            </w:r>
          </w:p>
          <w:p w:rsidR="006E3848" w:rsidRDefault="006E730C">
            <w:pPr>
              <w:pStyle w:val="Normal2"/>
              <w:numPr>
                <w:ilvl w:val="1"/>
                <w:numId w:val="5"/>
              </w:numPr>
              <w:jc w:val="both"/>
            </w:pPr>
            <w:bookmarkStart w:id="17" w:name="_heading=h.fp6c6941sy7h" w:colFirst="0" w:colLast="0"/>
            <w:bookmarkEnd w:id="17"/>
            <w:r>
              <w:t>Your staked: The number of STAK staked to system</w:t>
            </w:r>
          </w:p>
          <w:p w:rsidR="006E3848" w:rsidRDefault="006E730C">
            <w:pPr>
              <w:pStyle w:val="Normal2"/>
              <w:numPr>
                <w:ilvl w:val="0"/>
                <w:numId w:val="5"/>
              </w:numPr>
              <w:jc w:val="both"/>
            </w:pPr>
            <w:bookmarkStart w:id="18" w:name="_heading=h.w1m9kvaao07z" w:colFirst="0" w:colLast="0"/>
            <w:bookmarkEnd w:id="18"/>
            <w:r>
              <w:t>A user needs to connect to a wallet to use those functionalities.</w:t>
            </w:r>
          </w:p>
        </w:tc>
      </w:tr>
    </w:tbl>
    <w:p w:rsidR="006E3848" w:rsidRDefault="006E3848">
      <w:pPr>
        <w:pStyle w:val="Normal2"/>
      </w:pPr>
    </w:p>
    <w:p w:rsidR="006E3848" w:rsidRDefault="006E730C">
      <w:pPr>
        <w:pStyle w:val="heading32"/>
        <w:ind w:left="720" w:firstLine="0"/>
      </w:pPr>
      <w:bookmarkStart w:id="19" w:name="_heading=h.6xcgbmvw18x" w:colFirst="0" w:colLast="0"/>
      <w:bookmarkEnd w:id="19"/>
      <w:r>
        <w:t>3.1.1. Wallet Connection</w:t>
      </w:r>
    </w:p>
    <w:sdt>
      <w:sdtPr>
        <w:tag w:val="goog_rdk_2"/>
        <w:id w:val="1048874612"/>
      </w:sdtPr>
      <w:sdtContent>
        <w:p w:rsidR="006E3848" w:rsidRDefault="006E730C">
          <w:pPr>
            <w:pStyle w:val="Normal2"/>
            <w:spacing w:line="360" w:lineRule="auto"/>
            <w:jc w:val="both"/>
            <w:rPr>
              <w:ins w:id="20" w:author="Charles Robinson" w:date="2021-04-20T20:38:00Z"/>
            </w:rPr>
          </w:pPr>
          <w:r>
            <w:t xml:space="preserve">As a user of </w:t>
          </w:r>
          <w:proofErr w:type="spellStart"/>
          <w:r>
            <w:t>Stakbank</w:t>
          </w:r>
          <w:proofErr w:type="spellEnd"/>
          <w:r>
            <w:t xml:space="preserve">, </w:t>
          </w:r>
          <w:r>
            <w:rPr>
              <w:highlight w:val="white"/>
            </w:rPr>
            <w:t xml:space="preserve">I need to connect my wallet to use full functions supported by the </w:t>
          </w:r>
          <w:proofErr w:type="spellStart"/>
          <w:r>
            <w:rPr>
              <w:highlight w:val="white"/>
            </w:rPr>
            <w:t>Stakbank</w:t>
          </w:r>
          <w:proofErr w:type="spellEnd"/>
          <w:sdt>
            <w:sdtPr>
              <w:tag w:val="goog_rdk_1"/>
              <w:id w:val="-494348286"/>
            </w:sdtPr>
            <w:sdtContent/>
          </w:sdt>
        </w:p>
      </w:sdtContent>
    </w:sdt>
    <w:sdt>
      <w:sdtPr>
        <w:tag w:val="goog_rdk_3"/>
        <w:id w:val="1555510859"/>
        <w:showingPlcHdr/>
      </w:sdtPr>
      <w:sdtContent>
        <w:p w:rsidR="006E3848" w:rsidRPr="006E3848" w:rsidRDefault="00EE7DAE">
          <w:pPr>
            <w:pStyle w:val="Normal2"/>
            <w:spacing w:line="360" w:lineRule="auto"/>
            <w:jc w:val="both"/>
            <w:rPr>
              <w:rPrChange w:id="21" w:author="Charles Robinson" w:date="2021-04-20T20:38:00Z">
                <w:rPr>
                  <w:color w:val="4A86E8"/>
                  <w:highlight w:val="white"/>
                </w:rPr>
              </w:rPrChange>
            </w:rPr>
          </w:pPr>
          <w:r>
            <w:t xml:space="preserve">     </w:t>
          </w:r>
        </w:p>
      </w:sdtContent>
    </w:sdt>
    <w:tbl>
      <w:tblPr>
        <w:tblStyle w:val="afffffffffa"/>
        <w:tblW w:w="906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1413"/>
        <w:gridCol w:w="850"/>
        <w:gridCol w:w="1418"/>
        <w:gridCol w:w="5386"/>
      </w:tblGrid>
      <w:tr w:rsidR="006E3848">
        <w:trPr>
          <w:trHeight w:val="548"/>
        </w:trPr>
        <w:tc>
          <w:tcPr>
            <w:tcW w:w="1413" w:type="dxa"/>
            <w:shd w:val="clear" w:color="auto" w:fill="00B0F0"/>
            <w:vAlign w:val="center"/>
          </w:tcPr>
          <w:p w:rsidR="006E3848" w:rsidRDefault="006E730C">
            <w:pPr>
              <w:pStyle w:val="Normal2"/>
              <w:rPr>
                <w:b/>
                <w:color w:val="FFFFFF"/>
                <w:sz w:val="20"/>
                <w:szCs w:val="20"/>
              </w:rPr>
            </w:pPr>
            <w:r>
              <w:rPr>
                <w:b/>
                <w:color w:val="FFFFFF"/>
                <w:sz w:val="20"/>
                <w:szCs w:val="20"/>
              </w:rPr>
              <w:t>Req. ID</w:t>
            </w:r>
          </w:p>
        </w:tc>
        <w:tc>
          <w:tcPr>
            <w:tcW w:w="850" w:type="dxa"/>
            <w:shd w:val="clear" w:color="auto" w:fill="00B0F0"/>
            <w:vAlign w:val="center"/>
          </w:tcPr>
          <w:p w:rsidR="006E3848" w:rsidRDefault="006E730C">
            <w:pPr>
              <w:pStyle w:val="Normal2"/>
              <w:rPr>
                <w:b/>
                <w:color w:val="FFFFFF"/>
                <w:sz w:val="20"/>
                <w:szCs w:val="20"/>
              </w:rPr>
            </w:pPr>
            <w:r>
              <w:rPr>
                <w:b/>
                <w:color w:val="FFFFFF"/>
                <w:sz w:val="20"/>
                <w:szCs w:val="20"/>
              </w:rPr>
              <w:t>Priority</w:t>
            </w:r>
          </w:p>
        </w:tc>
        <w:tc>
          <w:tcPr>
            <w:tcW w:w="1418" w:type="dxa"/>
            <w:shd w:val="clear" w:color="auto" w:fill="00B0F0"/>
            <w:vAlign w:val="center"/>
          </w:tcPr>
          <w:p w:rsidR="006E3848" w:rsidRDefault="006E730C">
            <w:pPr>
              <w:pStyle w:val="Normal2"/>
              <w:rPr>
                <w:b/>
                <w:color w:val="FFFFFF"/>
                <w:sz w:val="20"/>
                <w:szCs w:val="20"/>
              </w:rPr>
            </w:pPr>
            <w:r>
              <w:rPr>
                <w:b/>
                <w:color w:val="FFFFFF"/>
                <w:sz w:val="20"/>
                <w:szCs w:val="20"/>
              </w:rPr>
              <w:t>User Story</w:t>
            </w:r>
          </w:p>
        </w:tc>
        <w:tc>
          <w:tcPr>
            <w:tcW w:w="5386" w:type="dxa"/>
            <w:shd w:val="clear" w:color="auto" w:fill="00B0F0"/>
            <w:vAlign w:val="center"/>
          </w:tcPr>
          <w:p w:rsidR="006E3848" w:rsidRDefault="006E730C">
            <w:pPr>
              <w:pStyle w:val="Normal2"/>
              <w:rPr>
                <w:b/>
                <w:color w:val="FFFFFF"/>
                <w:sz w:val="20"/>
                <w:szCs w:val="20"/>
              </w:rPr>
            </w:pPr>
            <w:r>
              <w:rPr>
                <w:b/>
                <w:color w:val="FFFFFF"/>
                <w:sz w:val="20"/>
                <w:szCs w:val="20"/>
              </w:rPr>
              <w:t>Description / Remarks</w:t>
            </w:r>
          </w:p>
        </w:tc>
      </w:tr>
      <w:tr w:rsidR="006E3848">
        <w:trPr>
          <w:trHeight w:val="789"/>
        </w:trPr>
        <w:tc>
          <w:tcPr>
            <w:tcW w:w="1413" w:type="dxa"/>
          </w:tcPr>
          <w:p w:rsidR="006E3848" w:rsidRDefault="006E730C">
            <w:pPr>
              <w:pStyle w:val="Normal2"/>
              <w:spacing w:after="100"/>
              <w:rPr>
                <w:sz w:val="18"/>
                <w:szCs w:val="18"/>
              </w:rPr>
            </w:pPr>
            <w:r>
              <w:rPr>
                <w:sz w:val="18"/>
                <w:szCs w:val="18"/>
              </w:rPr>
              <w:t>FR-STAKBANK-HOME-002</w:t>
            </w:r>
          </w:p>
        </w:tc>
        <w:tc>
          <w:tcPr>
            <w:tcW w:w="850" w:type="dxa"/>
          </w:tcPr>
          <w:p w:rsidR="006E3848" w:rsidRDefault="006E730C">
            <w:pPr>
              <w:pStyle w:val="Normal2"/>
              <w:spacing w:after="100"/>
              <w:jc w:val="center"/>
              <w:rPr>
                <w:sz w:val="18"/>
                <w:szCs w:val="18"/>
              </w:rPr>
            </w:pPr>
            <w:r>
              <w:rPr>
                <w:sz w:val="18"/>
                <w:szCs w:val="18"/>
              </w:rPr>
              <w:t>1</w:t>
            </w:r>
          </w:p>
        </w:tc>
        <w:tc>
          <w:tcPr>
            <w:tcW w:w="1418" w:type="dxa"/>
          </w:tcPr>
          <w:p w:rsidR="006E3848" w:rsidRDefault="006E730C">
            <w:pPr>
              <w:pStyle w:val="Normal2"/>
              <w:spacing w:after="100"/>
              <w:rPr>
                <w:sz w:val="18"/>
                <w:szCs w:val="18"/>
              </w:rPr>
            </w:pPr>
            <w:r>
              <w:rPr>
                <w:sz w:val="18"/>
                <w:szCs w:val="18"/>
              </w:rPr>
              <w:t>Connect to wallet</w:t>
            </w:r>
          </w:p>
        </w:tc>
        <w:tc>
          <w:tcPr>
            <w:tcW w:w="5386" w:type="dxa"/>
          </w:tcPr>
          <w:p w:rsidR="006E3848" w:rsidRDefault="006E730C">
            <w:pPr>
              <w:pStyle w:val="Normal2"/>
              <w:jc w:val="both"/>
              <w:rPr>
                <w:b/>
                <w:sz w:val="18"/>
                <w:szCs w:val="18"/>
              </w:rPr>
            </w:pPr>
            <w:r>
              <w:rPr>
                <w:b/>
                <w:sz w:val="18"/>
                <w:szCs w:val="18"/>
              </w:rPr>
              <w:t xml:space="preserve">How can a user connect to </w:t>
            </w:r>
            <w:proofErr w:type="gramStart"/>
            <w:r>
              <w:rPr>
                <w:b/>
                <w:sz w:val="18"/>
                <w:szCs w:val="18"/>
              </w:rPr>
              <w:t>his  wallet</w:t>
            </w:r>
            <w:proofErr w:type="gramEnd"/>
            <w:r>
              <w:rPr>
                <w:b/>
                <w:sz w:val="18"/>
                <w:szCs w:val="18"/>
              </w:rPr>
              <w:t>?</w:t>
            </w:r>
          </w:p>
        </w:tc>
      </w:tr>
      <w:tr w:rsidR="006E3848">
        <w:trPr>
          <w:trHeight w:val="813"/>
        </w:trPr>
        <w:tc>
          <w:tcPr>
            <w:tcW w:w="9067" w:type="dxa"/>
            <w:gridSpan w:val="4"/>
            <w:shd w:val="clear" w:color="auto" w:fill="DBE5F1"/>
          </w:tcPr>
          <w:p w:rsidR="006E3848" w:rsidRDefault="006E3848">
            <w:pPr>
              <w:pStyle w:val="Normal2"/>
              <w:spacing w:before="280" w:after="280" w:line="276" w:lineRule="auto"/>
            </w:pPr>
          </w:p>
          <w:p w:rsidR="006E3848" w:rsidRDefault="006E3848">
            <w:pPr>
              <w:pStyle w:val="Normal2"/>
              <w:ind w:left="720"/>
              <w:jc w:val="both"/>
            </w:pPr>
          </w:p>
        </w:tc>
      </w:tr>
    </w:tbl>
    <w:p w:rsidR="006E3848" w:rsidRDefault="006E3848">
      <w:pPr>
        <w:pStyle w:val="Normal2"/>
        <w:spacing w:line="276" w:lineRule="auto"/>
        <w:jc w:val="both"/>
      </w:pPr>
    </w:p>
    <w:p w:rsidR="006E3848" w:rsidRDefault="006E730C">
      <w:pPr>
        <w:pStyle w:val="Normal2"/>
        <w:spacing w:line="276" w:lineRule="auto"/>
        <w:jc w:val="both"/>
      </w:pPr>
      <w:r>
        <w:rPr>
          <w:noProof/>
          <w:lang w:val="en-US"/>
        </w:rPr>
        <w:drawing>
          <wp:inline distT="114300" distB="114300" distL="114300" distR="114300">
            <wp:extent cx="5731200" cy="3352800"/>
            <wp:effectExtent l="0" t="0" r="0" b="0"/>
            <wp:docPr id="9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31200" cy="3352800"/>
                    </a:xfrm>
                    <a:prstGeom prst="rect">
                      <a:avLst/>
                    </a:prstGeom>
                    <a:ln/>
                  </pic:spPr>
                </pic:pic>
              </a:graphicData>
            </a:graphic>
          </wp:inline>
        </w:drawing>
      </w:r>
    </w:p>
    <w:p w:rsidR="006E3848" w:rsidRDefault="006E730C">
      <w:pPr>
        <w:pStyle w:val="heading22"/>
        <w:ind w:left="0" w:firstLine="0"/>
      </w:pPr>
      <w:bookmarkStart w:id="22" w:name="_heading=h.7qs0wpcm1nzu" w:colFirst="0" w:colLast="0"/>
      <w:bookmarkEnd w:id="22"/>
      <w:r>
        <w:t>3.2. Pool</w:t>
      </w:r>
    </w:p>
    <w:p w:rsidR="006E3848" w:rsidRDefault="006E730C">
      <w:pPr>
        <w:pStyle w:val="Normal2"/>
      </w:pPr>
      <w:r>
        <w:t xml:space="preserve">As a user of </w:t>
      </w:r>
      <w:proofErr w:type="spellStart"/>
      <w:r>
        <w:t>Stakbank</w:t>
      </w:r>
      <w:proofErr w:type="spellEnd"/>
      <w:r>
        <w:t>, I can view the Pool screen</w:t>
      </w:r>
    </w:p>
    <w:sdt>
      <w:sdtPr>
        <w:tag w:val="goog_rdk_19"/>
        <w:id w:val="-1828962562"/>
      </w:sdtPr>
      <w:sdtContent>
        <w:tbl>
          <w:tblPr>
            <w:tblStyle w:val="afffffffffb"/>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Change w:id="23" w:author="" w:date="2021-04-26T08:28:00Z">
              <w:tblPr>
                <w:tblStyle w:val="afffffffffb"/>
                <w:tblW w:w="0" w:type="nil"/>
                <w:tblLayout w:type="fixed"/>
                <w:tblLook w:val="0400" w:firstRow="0" w:lastRow="0" w:firstColumn="0" w:lastColumn="0" w:noHBand="0" w:noVBand="1"/>
              </w:tblPr>
            </w:tblPrChange>
          </w:tblPr>
          <w:tblGrid>
            <w:gridCol w:w="2256"/>
            <w:gridCol w:w="2256"/>
            <w:gridCol w:w="2256"/>
            <w:gridCol w:w="2256"/>
            <w:tblGridChange w:id="24">
              <w:tblGrid>
                <w:gridCol w:w="2256"/>
                <w:gridCol w:w="2256"/>
                <w:gridCol w:w="2256"/>
                <w:gridCol w:w="2256"/>
              </w:tblGrid>
            </w:tblGridChange>
          </w:tblGrid>
          <w:sdt>
            <w:sdtPr>
              <w:tag w:val="goog_rdk_4"/>
              <w:id w:val="1988442588"/>
            </w:sdtPr>
            <w:sdtContent>
              <w:tr w:rsidR="006E3848" w:rsidTr="006E3848">
                <w:trPr>
                  <w:trPrChange w:id="25" w:author="" w:date="2021-04-26T08:28:00Z">
                    <w:trPr>
                      <w:trHeight w:val="548"/>
                    </w:trPr>
                  </w:trPrChange>
                </w:trPr>
                <w:sdt>
                  <w:sdtPr>
                    <w:tag w:val="goog_rdk_5"/>
                    <w:id w:val="949281261"/>
                  </w:sdtPr>
                  <w:sdtContent>
                    <w:tc>
                      <w:tcPr>
                        <w:tcW w:w="2256" w:type="dxa"/>
                        <w:tcPrChange w:id="26" w:author="" w:date="2021-04-26T08:28:00Z">
                          <w:tcPr>
                            <w:tcW w:w="0" w:type="auto"/>
                            <w:shd w:val="clear" w:color="auto" w:fill="00B0F0"/>
                            <w:vAlign w:val="center"/>
                          </w:tcPr>
                        </w:tcPrChange>
                      </w:tcPr>
                      <w:p w:rsidR="006E3848" w:rsidRDefault="006E730C">
                        <w:pPr>
                          <w:pStyle w:val="Normal2"/>
                        </w:pPr>
                        <w:r>
                          <w:t>Req. ID</w:t>
                        </w:r>
                      </w:p>
                    </w:tc>
                  </w:sdtContent>
                </w:sdt>
                <w:sdt>
                  <w:sdtPr>
                    <w:tag w:val="goog_rdk_6"/>
                    <w:id w:val="-1270383751"/>
                  </w:sdtPr>
                  <w:sdtContent>
                    <w:tc>
                      <w:tcPr>
                        <w:tcW w:w="2256" w:type="dxa"/>
                        <w:tcPrChange w:id="27" w:author="" w:date="2021-04-26T08:28:00Z">
                          <w:tcPr>
                            <w:tcW w:w="0" w:type="auto"/>
                            <w:shd w:val="clear" w:color="auto" w:fill="00B0F0"/>
                            <w:vAlign w:val="center"/>
                          </w:tcPr>
                        </w:tcPrChange>
                      </w:tcPr>
                      <w:p w:rsidR="006E3848" w:rsidRDefault="006E730C">
                        <w:pPr>
                          <w:pStyle w:val="Normal2"/>
                        </w:pPr>
                        <w:r>
                          <w:t>Priority</w:t>
                        </w:r>
                      </w:p>
                    </w:tc>
                  </w:sdtContent>
                </w:sdt>
                <w:sdt>
                  <w:sdtPr>
                    <w:tag w:val="goog_rdk_7"/>
                    <w:id w:val="467559571"/>
                  </w:sdtPr>
                  <w:sdtContent>
                    <w:tc>
                      <w:tcPr>
                        <w:tcW w:w="2256" w:type="dxa"/>
                        <w:tcPrChange w:id="28" w:author="" w:date="2021-04-26T08:28:00Z">
                          <w:tcPr>
                            <w:tcW w:w="0" w:type="auto"/>
                            <w:shd w:val="clear" w:color="auto" w:fill="00B0F0"/>
                            <w:vAlign w:val="center"/>
                          </w:tcPr>
                        </w:tcPrChange>
                      </w:tcPr>
                      <w:p w:rsidR="006E3848" w:rsidRDefault="006E730C">
                        <w:pPr>
                          <w:pStyle w:val="Normal2"/>
                        </w:pPr>
                        <w:r>
                          <w:t>User Story</w:t>
                        </w:r>
                      </w:p>
                    </w:tc>
                  </w:sdtContent>
                </w:sdt>
                <w:sdt>
                  <w:sdtPr>
                    <w:tag w:val="goog_rdk_8"/>
                    <w:id w:val="-1279876860"/>
                  </w:sdtPr>
                  <w:sdtContent>
                    <w:tc>
                      <w:tcPr>
                        <w:tcW w:w="2256" w:type="dxa"/>
                        <w:tcPrChange w:id="29" w:author="" w:date="2021-04-26T08:28:00Z">
                          <w:tcPr>
                            <w:tcW w:w="0" w:type="auto"/>
                            <w:shd w:val="clear" w:color="auto" w:fill="00B0F0"/>
                            <w:vAlign w:val="center"/>
                          </w:tcPr>
                        </w:tcPrChange>
                      </w:tcPr>
                      <w:p w:rsidR="006E3848" w:rsidRDefault="006E730C">
                        <w:pPr>
                          <w:pStyle w:val="Normal2"/>
                        </w:pPr>
                        <w:r>
                          <w:t>Description / Remarks</w:t>
                        </w:r>
                      </w:p>
                    </w:tc>
                  </w:sdtContent>
                </w:sdt>
              </w:tr>
            </w:sdtContent>
          </w:sdt>
          <w:sdt>
            <w:sdtPr>
              <w:tag w:val="goog_rdk_9"/>
              <w:id w:val="-851953500"/>
            </w:sdtPr>
            <w:sdtContent>
              <w:tr w:rsidR="006E3848" w:rsidTr="006E3848">
                <w:trPr>
                  <w:trPrChange w:id="30" w:author="" w:date="2021-04-26T08:28:00Z">
                    <w:trPr>
                      <w:trHeight w:val="789"/>
                    </w:trPr>
                  </w:trPrChange>
                </w:trPr>
                <w:sdt>
                  <w:sdtPr>
                    <w:tag w:val="goog_rdk_10"/>
                    <w:id w:val="-91245566"/>
                  </w:sdtPr>
                  <w:sdtContent>
                    <w:tc>
                      <w:tcPr>
                        <w:tcW w:w="2256" w:type="dxa"/>
                        <w:tcPrChange w:id="31" w:author="" w:date="2021-04-26T08:28:00Z">
                          <w:tcPr>
                            <w:tcW w:w="0" w:type="auto"/>
                          </w:tcPr>
                        </w:tcPrChange>
                      </w:tcPr>
                      <w:p w:rsidR="006E3848" w:rsidRDefault="006E730C">
                        <w:pPr>
                          <w:pStyle w:val="Normal2"/>
                          <w:spacing w:after="100"/>
                        </w:pPr>
                        <w:r>
                          <w:t>FR-STAK-POOL-001</w:t>
                        </w:r>
                      </w:p>
                    </w:tc>
                  </w:sdtContent>
                </w:sdt>
                <w:sdt>
                  <w:sdtPr>
                    <w:tag w:val="goog_rdk_11"/>
                    <w:id w:val="264037312"/>
                  </w:sdtPr>
                  <w:sdtContent>
                    <w:tc>
                      <w:tcPr>
                        <w:tcW w:w="2256" w:type="dxa"/>
                        <w:tcPrChange w:id="32" w:author="" w:date="2021-04-26T08:28:00Z">
                          <w:tcPr>
                            <w:tcW w:w="0" w:type="auto"/>
                          </w:tcPr>
                        </w:tcPrChange>
                      </w:tcPr>
                      <w:p w:rsidR="006E3848" w:rsidRDefault="006E730C">
                        <w:pPr>
                          <w:pStyle w:val="Normal2"/>
                          <w:spacing w:after="100"/>
                          <w:jc w:val="center"/>
                        </w:pPr>
                        <w:r>
                          <w:t>1</w:t>
                        </w:r>
                      </w:p>
                    </w:tc>
                  </w:sdtContent>
                </w:sdt>
                <w:sdt>
                  <w:sdtPr>
                    <w:tag w:val="goog_rdk_12"/>
                    <w:id w:val="-1752188607"/>
                  </w:sdtPr>
                  <w:sdtContent>
                    <w:tc>
                      <w:tcPr>
                        <w:tcW w:w="2256" w:type="dxa"/>
                        <w:tcPrChange w:id="33" w:author="" w:date="2021-04-26T08:28:00Z">
                          <w:tcPr>
                            <w:tcW w:w="0" w:type="auto"/>
                          </w:tcPr>
                        </w:tcPrChange>
                      </w:tcPr>
                      <w:p w:rsidR="006E3848" w:rsidRDefault="006E730C">
                        <w:pPr>
                          <w:pStyle w:val="Normal2"/>
                          <w:spacing w:after="100"/>
                        </w:pPr>
                        <w:r>
                          <w:t>View pool</w:t>
                        </w:r>
                      </w:p>
                    </w:tc>
                  </w:sdtContent>
                </w:sdt>
                <w:sdt>
                  <w:sdtPr>
                    <w:tag w:val="goog_rdk_13"/>
                    <w:id w:val="1281381202"/>
                  </w:sdtPr>
                  <w:sdtContent>
                    <w:tc>
                      <w:tcPr>
                        <w:tcW w:w="2256" w:type="dxa"/>
                        <w:tcPrChange w:id="34" w:author="" w:date="2021-04-26T08:28:00Z">
                          <w:tcPr>
                            <w:tcW w:w="0" w:type="auto"/>
                          </w:tcPr>
                        </w:tcPrChange>
                      </w:tcPr>
                      <w:p w:rsidR="006E3848" w:rsidRDefault="006E730C">
                        <w:pPr>
                          <w:pStyle w:val="Normal2"/>
                          <w:jc w:val="both"/>
                        </w:pPr>
                        <w:r>
                          <w:t>A user can view the Pool screen</w:t>
                        </w:r>
                      </w:p>
                    </w:tc>
                  </w:sdtContent>
                </w:sdt>
              </w:tr>
            </w:sdtContent>
          </w:sdt>
          <w:sdt>
            <w:sdtPr>
              <w:tag w:val="goog_rdk_14"/>
              <w:id w:val="1970555121"/>
            </w:sdtPr>
            <w:sdtContent>
              <w:tr w:rsidR="006E3848" w:rsidTr="006E3848">
                <w:trPr>
                  <w:trPrChange w:id="35" w:author="" w:date="2021-04-26T08:28:00Z">
                    <w:trPr>
                      <w:gridAfter w:val="0"/>
                      <w:trHeight w:val="813"/>
                    </w:trPr>
                  </w:trPrChange>
                </w:trPr>
                <w:sdt>
                  <w:sdtPr>
                    <w:tag w:val="goog_rdk_15"/>
                    <w:id w:val="781460027"/>
                  </w:sdtPr>
                  <w:sdtContent>
                    <w:tc>
                      <w:tcPr>
                        <w:tcW w:w="9024" w:type="dxa"/>
                        <w:gridSpan w:val="4"/>
                        <w:tcPrChange w:id="36" w:author="" w:date="2021-04-26T08:28:00Z">
                          <w:tcPr>
                            <w:tcW w:w="0" w:type="auto"/>
                            <w:shd w:val="clear" w:color="auto" w:fill="DBE5F1"/>
                          </w:tcPr>
                        </w:tcPrChange>
                      </w:tcPr>
                      <w:p w:rsidR="006E3848" w:rsidRDefault="006E730C">
                        <w:pPr>
                          <w:pStyle w:val="Normal2"/>
                          <w:numPr>
                            <w:ilvl w:val="0"/>
                            <w:numId w:val="10"/>
                          </w:numPr>
                          <w:spacing w:after="280"/>
                        </w:pPr>
                        <w:r>
                          <w:t>Pool screen contains two main components:</w:t>
                        </w:r>
                      </w:p>
                      <w:p w:rsidR="006E3848" w:rsidRDefault="006E730C">
                        <w:pPr>
                          <w:pStyle w:val="Normal2"/>
                          <w:numPr>
                            <w:ilvl w:val="1"/>
                            <w:numId w:val="10"/>
                          </w:numPr>
                          <w:spacing w:after="280"/>
                        </w:pPr>
                        <w:r>
                          <w:t>STAK Pool:</w:t>
                        </w:r>
                      </w:p>
                      <w:p w:rsidR="006E3848" w:rsidRDefault="006E730C">
                        <w:pPr>
                          <w:pStyle w:val="Normal2"/>
                          <w:numPr>
                            <w:ilvl w:val="2"/>
                            <w:numId w:val="10"/>
                          </w:numPr>
                          <w:spacing w:after="280"/>
                        </w:pPr>
                        <w:r>
                          <w:t xml:space="preserve">Your reward: </w:t>
                        </w:r>
                      </w:p>
                      <w:p w:rsidR="006E3848" w:rsidRDefault="006E730C">
                        <w:pPr>
                          <w:pStyle w:val="Normal2"/>
                          <w:numPr>
                            <w:ilvl w:val="3"/>
                            <w:numId w:val="10"/>
                          </w:numPr>
                          <w:spacing w:after="280"/>
                        </w:pPr>
                        <w:r>
                          <w:t>The user’s reward in STAK</w:t>
                        </w:r>
                      </w:p>
                      <w:p w:rsidR="006E3848" w:rsidRDefault="006E730C">
                        <w:pPr>
                          <w:pStyle w:val="Normal2"/>
                          <w:numPr>
                            <w:ilvl w:val="2"/>
                            <w:numId w:val="10"/>
                          </w:numPr>
                          <w:spacing w:after="280"/>
                        </w:pPr>
                        <w:r>
                          <w:t>Total staked</w:t>
                        </w:r>
                      </w:p>
                      <w:p w:rsidR="006E3848" w:rsidRDefault="006E730C">
                        <w:pPr>
                          <w:pStyle w:val="Normal2"/>
                          <w:numPr>
                            <w:ilvl w:val="2"/>
                            <w:numId w:val="10"/>
                          </w:numPr>
                          <w:spacing w:after="280"/>
                        </w:pPr>
                        <w:r>
                          <w:t>Total reward pool</w:t>
                        </w:r>
                      </w:p>
                      <w:p w:rsidR="006E3848" w:rsidRDefault="006E730C">
                        <w:pPr>
                          <w:pStyle w:val="Normal2"/>
                          <w:numPr>
                            <w:ilvl w:val="2"/>
                            <w:numId w:val="10"/>
                          </w:numPr>
                          <w:spacing w:after="280"/>
                        </w:pPr>
                        <w:r>
                          <w:t>Claim: A user press this button to claim reward</w:t>
                        </w:r>
                      </w:p>
                      <w:p w:rsidR="006E3848" w:rsidRDefault="006E730C">
                        <w:pPr>
                          <w:pStyle w:val="Normal2"/>
                          <w:numPr>
                            <w:ilvl w:val="2"/>
                            <w:numId w:val="10"/>
                          </w:numPr>
                          <w:spacing w:after="280"/>
                        </w:pPr>
                        <w:r>
                          <w:t>Compound: A user press this button to compound his reward into his current staking</w:t>
                        </w:r>
                      </w:p>
                      <w:p w:rsidR="006E3848" w:rsidRDefault="006E730C">
                        <w:pPr>
                          <w:pStyle w:val="Normal2"/>
                          <w:numPr>
                            <w:ilvl w:val="1"/>
                            <w:numId w:val="10"/>
                          </w:numPr>
                          <w:spacing w:after="280"/>
                        </w:pPr>
                        <w:r>
                          <w:t>Your position:</w:t>
                        </w:r>
                      </w:p>
                      <w:p w:rsidR="006E3848" w:rsidRDefault="006E730C">
                        <w:pPr>
                          <w:pStyle w:val="Normal2"/>
                          <w:numPr>
                            <w:ilvl w:val="2"/>
                            <w:numId w:val="10"/>
                          </w:numPr>
                          <w:spacing w:after="280"/>
                        </w:pPr>
                        <w:r>
                          <w:t>Your Staked: Current staking STAK</w:t>
                        </w:r>
                      </w:p>
                      <w:p w:rsidR="006E3848" w:rsidRDefault="006E730C">
                        <w:pPr>
                          <w:pStyle w:val="Normal2"/>
                          <w:numPr>
                            <w:ilvl w:val="2"/>
                            <w:numId w:val="10"/>
                          </w:numPr>
                          <w:spacing w:after="280"/>
                        </w:pPr>
                        <w:r>
                          <w:t>APY: Annual Percentage Yield (%) which indicates the rate at which the deposit account can earn money</w:t>
                        </w:r>
                      </w:p>
                      <w:p w:rsidR="006E3848" w:rsidRDefault="006E730C">
                        <w:pPr>
                          <w:pStyle w:val="Normal2"/>
                          <w:numPr>
                            <w:ilvl w:val="2"/>
                            <w:numId w:val="10"/>
                          </w:numPr>
                          <w:spacing w:after="280"/>
                        </w:pPr>
                        <w:r>
                          <w:t>Stake STAK: A user press this button to stake STAK</w:t>
                        </w:r>
                      </w:p>
                      <w:p w:rsidR="006E3848" w:rsidRDefault="006E730C">
                        <w:pPr>
                          <w:pStyle w:val="Normal2"/>
                          <w:numPr>
                            <w:ilvl w:val="2"/>
                            <w:numId w:val="10"/>
                          </w:numPr>
                          <w:spacing w:after="280"/>
                        </w:pPr>
                        <w:proofErr w:type="spellStart"/>
                        <w:r>
                          <w:t>Unstake</w:t>
                        </w:r>
                        <w:proofErr w:type="spellEnd"/>
                        <w:r>
                          <w:t xml:space="preserve"> STAK: A user press this button to </w:t>
                        </w:r>
                        <w:proofErr w:type="spellStart"/>
                        <w:r>
                          <w:t>unstake</w:t>
                        </w:r>
                        <w:proofErr w:type="spellEnd"/>
                        <w:r>
                          <w:t xml:space="preserve"> STAK</w:t>
                        </w:r>
                      </w:p>
                      <w:p w:rsidR="006E3848" w:rsidRDefault="006E730C">
                        <w:pPr>
                          <w:pStyle w:val="Normal2"/>
                          <w:spacing w:before="280" w:after="280"/>
                          <w:rPr>
                            <w:b/>
                          </w:rPr>
                        </w:pPr>
                        <w:r>
                          <w:rPr>
                            <w:b/>
                          </w:rPr>
                          <w:t>Acceptance Criteria:</w:t>
                        </w:r>
                      </w:p>
                      <w:p w:rsidR="006E3848" w:rsidRDefault="006E730C">
                        <w:pPr>
                          <w:pStyle w:val="Normal2"/>
                          <w:numPr>
                            <w:ilvl w:val="0"/>
                            <w:numId w:val="1"/>
                          </w:numPr>
                          <w:spacing w:before="280" w:after="280"/>
                        </w:pPr>
                        <w:r>
                          <w:t xml:space="preserve">To claim reward, compound, stake, and </w:t>
                        </w:r>
                        <w:proofErr w:type="spellStart"/>
                        <w:r>
                          <w:t>unstake</w:t>
                        </w:r>
                        <w:proofErr w:type="spellEnd"/>
                        <w:r>
                          <w:t xml:space="preserve"> STAK, a user must:</w:t>
                        </w:r>
                      </w:p>
                      <w:p w:rsidR="006E3848" w:rsidRDefault="006E730C">
                        <w:pPr>
                          <w:pStyle w:val="Normal2"/>
                          <w:numPr>
                            <w:ilvl w:val="1"/>
                            <w:numId w:val="1"/>
                          </w:numPr>
                          <w:spacing w:before="280" w:after="280"/>
                        </w:pPr>
                        <w:r>
                          <w:t>Connect his wallet</w:t>
                        </w:r>
                      </w:p>
                      <w:p w:rsidR="006E3848" w:rsidRDefault="006E730C">
                        <w:pPr>
                          <w:pStyle w:val="Normal2"/>
                          <w:numPr>
                            <w:ilvl w:val="1"/>
                            <w:numId w:val="1"/>
                          </w:numPr>
                          <w:spacing w:before="280" w:after="280"/>
                        </w:pPr>
                        <w:r>
                          <w:t>Approve STAK</w:t>
                        </w:r>
                      </w:p>
                    </w:tc>
                  </w:sdtContent>
                </w:sdt>
              </w:tr>
            </w:sdtContent>
          </w:sdt>
        </w:tbl>
      </w:sdtContent>
    </w:sdt>
    <w:p w:rsidR="006E3848" w:rsidRDefault="006E3848">
      <w:pPr>
        <w:pStyle w:val="Normal2"/>
      </w:pPr>
    </w:p>
    <w:p w:rsidR="006E3848" w:rsidRDefault="006E730C">
      <w:pPr>
        <w:pStyle w:val="Normal2"/>
        <w:jc w:val="center"/>
      </w:pPr>
      <w:r>
        <w:rPr>
          <w:noProof/>
          <w:lang w:val="en-US"/>
        </w:rPr>
        <w:lastRenderedPageBreak/>
        <w:drawing>
          <wp:inline distT="114300" distB="114300" distL="114300" distR="114300">
            <wp:extent cx="5731200" cy="3898900"/>
            <wp:effectExtent l="0" t="0" r="0" b="0"/>
            <wp:docPr id="9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731200" cy="3898900"/>
                    </a:xfrm>
                    <a:prstGeom prst="rect">
                      <a:avLst/>
                    </a:prstGeom>
                    <a:ln/>
                  </pic:spPr>
                </pic:pic>
              </a:graphicData>
            </a:graphic>
          </wp:inline>
        </w:drawing>
      </w:r>
    </w:p>
    <w:p w:rsidR="006E3848" w:rsidRDefault="006E3848">
      <w:pPr>
        <w:pStyle w:val="Normal2"/>
      </w:pPr>
    </w:p>
    <w:p w:rsidR="006E3848" w:rsidRDefault="006E730C">
      <w:pPr>
        <w:pStyle w:val="heading32"/>
        <w:spacing w:line="360" w:lineRule="auto"/>
        <w:ind w:left="0" w:firstLine="0"/>
        <w:jc w:val="both"/>
      </w:pPr>
      <w:bookmarkStart w:id="37" w:name="_heading=h.xza5idu0buxb" w:colFirst="0" w:colLast="0"/>
      <w:bookmarkEnd w:id="37"/>
      <w:r>
        <w:t>3.2.1. Approval</w:t>
      </w:r>
    </w:p>
    <w:p w:rsidR="006E3848" w:rsidRDefault="006E730C">
      <w:pPr>
        <w:pStyle w:val="Normal2"/>
        <w:spacing w:line="360" w:lineRule="auto"/>
        <w:jc w:val="both"/>
      </w:pPr>
      <w:r>
        <w:t xml:space="preserve">As a user of </w:t>
      </w:r>
      <w:proofErr w:type="spellStart"/>
      <w:r>
        <w:t>Stakbank</w:t>
      </w:r>
      <w:proofErr w:type="spellEnd"/>
      <w:r>
        <w:t xml:space="preserve">, after connecting my wallet, I need to approve </w:t>
      </w:r>
      <w:proofErr w:type="spellStart"/>
      <w:r>
        <w:t>Stakbank</w:t>
      </w:r>
      <w:proofErr w:type="spellEnd"/>
      <w:r>
        <w:t xml:space="preserve"> to withdraw my STAK from my wallet and automate transactions for me.</w:t>
      </w:r>
    </w:p>
    <w:sdt>
      <w:sdtPr>
        <w:tag w:val="goog_rdk_35"/>
        <w:id w:val="-1035736671"/>
      </w:sdtPr>
      <w:sdtContent>
        <w:tbl>
          <w:tblPr>
            <w:tblStyle w:val="afffffffffd"/>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Change w:id="38" w:author="" w:date="2021-04-26T08:28:00Z">
              <w:tblPr>
                <w:tblStyle w:val="afffffffffd"/>
                <w:tblW w:w="0" w:type="nil"/>
                <w:tblLayout w:type="fixed"/>
                <w:tblLook w:val="0400" w:firstRow="0" w:lastRow="0" w:firstColumn="0" w:lastColumn="0" w:noHBand="0" w:noVBand="1"/>
              </w:tblPr>
            </w:tblPrChange>
          </w:tblPr>
          <w:tblGrid>
            <w:gridCol w:w="2256"/>
            <w:gridCol w:w="2256"/>
            <w:gridCol w:w="2256"/>
            <w:gridCol w:w="2256"/>
            <w:tblGridChange w:id="39">
              <w:tblGrid>
                <w:gridCol w:w="2256"/>
                <w:gridCol w:w="2256"/>
                <w:gridCol w:w="2256"/>
                <w:gridCol w:w="2256"/>
              </w:tblGrid>
            </w:tblGridChange>
          </w:tblGrid>
          <w:sdt>
            <w:sdtPr>
              <w:tag w:val="goog_rdk_20"/>
              <w:id w:val="376282112"/>
            </w:sdtPr>
            <w:sdtContent>
              <w:tr w:rsidR="006E3848" w:rsidTr="006E3848">
                <w:trPr>
                  <w:trPrChange w:id="40" w:author="" w:date="2021-04-26T08:28:00Z">
                    <w:trPr>
                      <w:trHeight w:val="548"/>
                    </w:trPr>
                  </w:trPrChange>
                </w:trPr>
                <w:sdt>
                  <w:sdtPr>
                    <w:tag w:val="goog_rdk_21"/>
                    <w:id w:val="-263927734"/>
                  </w:sdtPr>
                  <w:sdtContent>
                    <w:tc>
                      <w:tcPr>
                        <w:tcW w:w="2256" w:type="dxa"/>
                        <w:tcPrChange w:id="41" w:author="" w:date="2021-04-26T08:28:00Z">
                          <w:tcPr>
                            <w:tcW w:w="0" w:type="auto"/>
                            <w:shd w:val="clear" w:color="auto" w:fill="00B0F0"/>
                            <w:vAlign w:val="center"/>
                          </w:tcPr>
                        </w:tcPrChange>
                      </w:tcPr>
                      <w:p w:rsidR="006E3848" w:rsidRDefault="006E730C">
                        <w:pPr>
                          <w:pStyle w:val="Normal2"/>
                        </w:pPr>
                        <w:r>
                          <w:t>Req. ID</w:t>
                        </w:r>
                      </w:p>
                    </w:tc>
                  </w:sdtContent>
                </w:sdt>
                <w:sdt>
                  <w:sdtPr>
                    <w:tag w:val="goog_rdk_22"/>
                    <w:id w:val="332883373"/>
                  </w:sdtPr>
                  <w:sdtContent>
                    <w:tc>
                      <w:tcPr>
                        <w:tcW w:w="2256" w:type="dxa"/>
                        <w:tcPrChange w:id="42" w:author="" w:date="2021-04-26T08:28:00Z">
                          <w:tcPr>
                            <w:tcW w:w="0" w:type="auto"/>
                            <w:shd w:val="clear" w:color="auto" w:fill="00B0F0"/>
                            <w:vAlign w:val="center"/>
                          </w:tcPr>
                        </w:tcPrChange>
                      </w:tcPr>
                      <w:p w:rsidR="006E3848" w:rsidRDefault="006E730C">
                        <w:pPr>
                          <w:pStyle w:val="Normal2"/>
                        </w:pPr>
                        <w:r>
                          <w:t>Priority</w:t>
                        </w:r>
                      </w:p>
                    </w:tc>
                  </w:sdtContent>
                </w:sdt>
                <w:sdt>
                  <w:sdtPr>
                    <w:tag w:val="goog_rdk_23"/>
                    <w:id w:val="128293833"/>
                  </w:sdtPr>
                  <w:sdtContent>
                    <w:tc>
                      <w:tcPr>
                        <w:tcW w:w="2256" w:type="dxa"/>
                        <w:tcPrChange w:id="43" w:author="" w:date="2021-04-26T08:28:00Z">
                          <w:tcPr>
                            <w:tcW w:w="0" w:type="auto"/>
                            <w:shd w:val="clear" w:color="auto" w:fill="00B0F0"/>
                            <w:vAlign w:val="center"/>
                          </w:tcPr>
                        </w:tcPrChange>
                      </w:tcPr>
                      <w:p w:rsidR="006E3848" w:rsidRDefault="006E730C">
                        <w:pPr>
                          <w:pStyle w:val="Normal2"/>
                        </w:pPr>
                        <w:r>
                          <w:t>User Story</w:t>
                        </w:r>
                      </w:p>
                    </w:tc>
                  </w:sdtContent>
                </w:sdt>
                <w:sdt>
                  <w:sdtPr>
                    <w:tag w:val="goog_rdk_24"/>
                    <w:id w:val="-942610136"/>
                  </w:sdtPr>
                  <w:sdtContent>
                    <w:tc>
                      <w:tcPr>
                        <w:tcW w:w="2256" w:type="dxa"/>
                        <w:tcPrChange w:id="44" w:author="" w:date="2021-04-26T08:28:00Z">
                          <w:tcPr>
                            <w:tcW w:w="0" w:type="auto"/>
                            <w:shd w:val="clear" w:color="auto" w:fill="00B0F0"/>
                            <w:vAlign w:val="center"/>
                          </w:tcPr>
                        </w:tcPrChange>
                      </w:tcPr>
                      <w:p w:rsidR="006E3848" w:rsidRDefault="006E730C">
                        <w:pPr>
                          <w:pStyle w:val="Normal2"/>
                        </w:pPr>
                        <w:r>
                          <w:t>Description / Remarks</w:t>
                        </w:r>
                      </w:p>
                    </w:tc>
                  </w:sdtContent>
                </w:sdt>
              </w:tr>
            </w:sdtContent>
          </w:sdt>
          <w:sdt>
            <w:sdtPr>
              <w:tag w:val="goog_rdk_25"/>
              <w:id w:val="43727670"/>
            </w:sdtPr>
            <w:sdtContent>
              <w:tr w:rsidR="006E3848" w:rsidTr="006E3848">
                <w:trPr>
                  <w:trPrChange w:id="45" w:author="" w:date="2021-04-26T08:28:00Z">
                    <w:trPr>
                      <w:trHeight w:val="789"/>
                    </w:trPr>
                  </w:trPrChange>
                </w:trPr>
                <w:sdt>
                  <w:sdtPr>
                    <w:tag w:val="goog_rdk_26"/>
                    <w:id w:val="-26868479"/>
                  </w:sdtPr>
                  <w:sdtContent>
                    <w:tc>
                      <w:tcPr>
                        <w:tcW w:w="2256" w:type="dxa"/>
                        <w:tcPrChange w:id="46" w:author="" w:date="2021-04-26T08:28:00Z">
                          <w:tcPr>
                            <w:tcW w:w="0" w:type="auto"/>
                          </w:tcPr>
                        </w:tcPrChange>
                      </w:tcPr>
                      <w:p w:rsidR="006E3848" w:rsidRDefault="006E730C">
                        <w:pPr>
                          <w:pStyle w:val="Normal2"/>
                          <w:spacing w:after="100"/>
                        </w:pPr>
                        <w:r>
                          <w:t>FR-STAK-POOL-002</w:t>
                        </w:r>
                      </w:p>
                    </w:tc>
                  </w:sdtContent>
                </w:sdt>
                <w:sdt>
                  <w:sdtPr>
                    <w:tag w:val="goog_rdk_27"/>
                    <w:id w:val="1080103379"/>
                  </w:sdtPr>
                  <w:sdtContent>
                    <w:tc>
                      <w:tcPr>
                        <w:tcW w:w="2256" w:type="dxa"/>
                        <w:tcPrChange w:id="47" w:author="" w:date="2021-04-26T08:28:00Z">
                          <w:tcPr>
                            <w:tcW w:w="0" w:type="auto"/>
                          </w:tcPr>
                        </w:tcPrChange>
                      </w:tcPr>
                      <w:p w:rsidR="006E3848" w:rsidRDefault="006E730C">
                        <w:pPr>
                          <w:pStyle w:val="Normal2"/>
                          <w:spacing w:after="100"/>
                          <w:jc w:val="center"/>
                        </w:pPr>
                        <w:r>
                          <w:t>1</w:t>
                        </w:r>
                      </w:p>
                    </w:tc>
                  </w:sdtContent>
                </w:sdt>
                <w:sdt>
                  <w:sdtPr>
                    <w:tag w:val="goog_rdk_28"/>
                    <w:id w:val="431552395"/>
                  </w:sdtPr>
                  <w:sdtContent>
                    <w:tc>
                      <w:tcPr>
                        <w:tcW w:w="2256" w:type="dxa"/>
                        <w:tcPrChange w:id="48" w:author="" w:date="2021-04-26T08:28:00Z">
                          <w:tcPr>
                            <w:tcW w:w="0" w:type="auto"/>
                          </w:tcPr>
                        </w:tcPrChange>
                      </w:tcPr>
                      <w:p w:rsidR="006E3848" w:rsidRDefault="006E730C">
                        <w:pPr>
                          <w:pStyle w:val="Normal2"/>
                          <w:spacing w:after="100"/>
                        </w:pPr>
                        <w:r>
                          <w:t xml:space="preserve">Approve </w:t>
                        </w:r>
                        <w:proofErr w:type="spellStart"/>
                        <w:r>
                          <w:t>Stakbank</w:t>
                        </w:r>
                        <w:proofErr w:type="spellEnd"/>
                      </w:p>
                    </w:tc>
                  </w:sdtContent>
                </w:sdt>
                <w:sdt>
                  <w:sdtPr>
                    <w:tag w:val="goog_rdk_29"/>
                    <w:id w:val="-115755670"/>
                  </w:sdtPr>
                  <w:sdtContent>
                    <w:tc>
                      <w:tcPr>
                        <w:tcW w:w="2256" w:type="dxa"/>
                        <w:tcPrChange w:id="49" w:author="" w:date="2021-04-26T08:28:00Z">
                          <w:tcPr>
                            <w:tcW w:w="0" w:type="auto"/>
                          </w:tcPr>
                        </w:tcPrChange>
                      </w:tcPr>
                      <w:p w:rsidR="006E3848" w:rsidRDefault="006E730C">
                        <w:pPr>
                          <w:pStyle w:val="Normal2"/>
                          <w:jc w:val="both"/>
                        </w:pPr>
                        <w:r>
                          <w:t xml:space="preserve">Approve </w:t>
                        </w:r>
                        <w:proofErr w:type="spellStart"/>
                        <w:r>
                          <w:t>Stakbank</w:t>
                        </w:r>
                        <w:proofErr w:type="spellEnd"/>
                        <w:r>
                          <w:t xml:space="preserve"> to withdraw STAK from a user’s wallet and automate transactions.</w:t>
                        </w:r>
                      </w:p>
                    </w:tc>
                  </w:sdtContent>
                </w:sdt>
              </w:tr>
            </w:sdtContent>
          </w:sdt>
          <w:sdt>
            <w:sdtPr>
              <w:tag w:val="goog_rdk_30"/>
              <w:id w:val="1108004275"/>
            </w:sdtPr>
            <w:sdtContent>
              <w:tr w:rsidR="006E3848" w:rsidTr="006E3848">
                <w:trPr>
                  <w:trPrChange w:id="50" w:author="" w:date="2021-04-26T08:28:00Z">
                    <w:trPr>
                      <w:gridAfter w:val="0"/>
                      <w:trHeight w:val="813"/>
                    </w:trPr>
                  </w:trPrChange>
                </w:trPr>
                <w:sdt>
                  <w:sdtPr>
                    <w:tag w:val="goog_rdk_31"/>
                    <w:id w:val="-389355176"/>
                  </w:sdtPr>
                  <w:sdtContent>
                    <w:tc>
                      <w:tcPr>
                        <w:tcW w:w="9024" w:type="dxa"/>
                        <w:gridSpan w:val="4"/>
                        <w:tcPrChange w:id="51" w:author="" w:date="2021-04-26T08:28:00Z">
                          <w:tcPr>
                            <w:tcW w:w="0" w:type="auto"/>
                            <w:shd w:val="clear" w:color="auto" w:fill="DBE5F1"/>
                          </w:tcPr>
                        </w:tcPrChange>
                      </w:tcPr>
                      <w:p w:rsidR="006E3848" w:rsidRDefault="006E730C">
                        <w:pPr>
                          <w:pStyle w:val="Normal2"/>
                          <w:numPr>
                            <w:ilvl w:val="0"/>
                            <w:numId w:val="10"/>
                          </w:numPr>
                          <w:spacing w:before="280" w:line="276" w:lineRule="auto"/>
                        </w:pPr>
                        <w:r>
                          <w:t xml:space="preserve">A user needs to approve </w:t>
                        </w:r>
                        <w:proofErr w:type="spellStart"/>
                        <w:r>
                          <w:t>Stakbank</w:t>
                        </w:r>
                        <w:proofErr w:type="spellEnd"/>
                        <w:r>
                          <w:t xml:space="preserve"> to withdraw STAK from his wallet and automate transactions</w:t>
                        </w:r>
                      </w:p>
                      <w:p w:rsidR="006E3848" w:rsidRDefault="006E730C">
                        <w:pPr>
                          <w:pStyle w:val="Normal2"/>
                          <w:numPr>
                            <w:ilvl w:val="0"/>
                            <w:numId w:val="10"/>
                          </w:numPr>
                          <w:spacing w:after="280" w:line="276" w:lineRule="auto"/>
                        </w:pPr>
                        <w:r>
                          <w:t xml:space="preserve">When a user approves, he would be directed to the wallet interface for the approval process. </w:t>
                        </w:r>
                      </w:p>
                      <w:p w:rsidR="006E3848" w:rsidRDefault="006E730C">
                        <w:pPr>
                          <w:pStyle w:val="Normal2"/>
                          <w:spacing w:before="280" w:after="280" w:line="276" w:lineRule="auto"/>
                          <w:rPr>
                            <w:b/>
                          </w:rPr>
                        </w:pPr>
                        <w:r>
                          <w:rPr>
                            <w:b/>
                          </w:rPr>
                          <w:t>Acceptance Criteria:</w:t>
                        </w:r>
                      </w:p>
                      <w:p w:rsidR="006E3848" w:rsidRDefault="006E730C">
                        <w:pPr>
                          <w:pStyle w:val="Normal2"/>
                          <w:numPr>
                            <w:ilvl w:val="0"/>
                            <w:numId w:val="1"/>
                          </w:numPr>
                          <w:spacing w:before="280" w:after="280" w:line="276" w:lineRule="auto"/>
                        </w:pPr>
                        <w:r>
                          <w:t xml:space="preserve">This step is available when a user has connected his wallet on </w:t>
                        </w:r>
                        <w:proofErr w:type="spellStart"/>
                        <w:r>
                          <w:t>Stakbank</w:t>
                        </w:r>
                        <w:proofErr w:type="spellEnd"/>
                        <w:r>
                          <w:t xml:space="preserve"> successfully.</w:t>
                        </w:r>
                      </w:p>
                      <w:p w:rsidR="006E3848" w:rsidRDefault="00067D02">
                        <w:pPr>
                          <w:pStyle w:val="Normal2"/>
                          <w:ind w:left="720"/>
                          <w:jc w:val="both"/>
                        </w:pPr>
                      </w:p>
                    </w:tc>
                  </w:sdtContent>
                </w:sdt>
              </w:tr>
            </w:sdtContent>
          </w:sdt>
        </w:tbl>
      </w:sdtContent>
    </w:sdt>
    <w:p w:rsidR="006E3848" w:rsidRDefault="006E3848">
      <w:pPr>
        <w:pStyle w:val="heading32"/>
        <w:ind w:left="0" w:firstLine="0"/>
      </w:pPr>
      <w:bookmarkStart w:id="52" w:name="_heading=h.o7h12woudhnq" w:colFirst="0" w:colLast="0"/>
      <w:bookmarkEnd w:id="52"/>
    </w:p>
    <w:p w:rsidR="006E3848" w:rsidRDefault="006E730C">
      <w:pPr>
        <w:pStyle w:val="Normal2"/>
        <w:jc w:val="center"/>
      </w:pPr>
      <w:r>
        <w:rPr>
          <w:noProof/>
          <w:lang w:val="en-US"/>
        </w:rPr>
        <w:drawing>
          <wp:inline distT="114300" distB="114300" distL="114300" distR="114300">
            <wp:extent cx="5731200" cy="3898900"/>
            <wp:effectExtent l="0" t="0" r="0" b="0"/>
            <wp:docPr id="8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731200" cy="3898900"/>
                    </a:xfrm>
                    <a:prstGeom prst="rect">
                      <a:avLst/>
                    </a:prstGeom>
                    <a:ln/>
                  </pic:spPr>
                </pic:pic>
              </a:graphicData>
            </a:graphic>
          </wp:inline>
        </w:drawing>
      </w:r>
    </w:p>
    <w:p w:rsidR="006E3848" w:rsidRDefault="006E3848">
      <w:pPr>
        <w:pStyle w:val="Normal2"/>
        <w:jc w:val="center"/>
      </w:pPr>
    </w:p>
    <w:p w:rsidR="006E3848" w:rsidRDefault="006E730C">
      <w:pPr>
        <w:pStyle w:val="Normal2"/>
        <w:jc w:val="center"/>
      </w:pPr>
      <w:r>
        <w:rPr>
          <w:noProof/>
          <w:lang w:val="en-US"/>
        </w:rPr>
        <w:drawing>
          <wp:inline distT="114300" distB="114300" distL="114300" distR="114300">
            <wp:extent cx="5731200" cy="3898900"/>
            <wp:effectExtent l="0" t="0" r="0" b="0"/>
            <wp:docPr id="8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731200" cy="3898900"/>
                    </a:xfrm>
                    <a:prstGeom prst="rect">
                      <a:avLst/>
                    </a:prstGeom>
                    <a:ln/>
                  </pic:spPr>
                </pic:pic>
              </a:graphicData>
            </a:graphic>
          </wp:inline>
        </w:drawing>
      </w:r>
    </w:p>
    <w:p w:rsidR="006E3848" w:rsidRDefault="006E3848">
      <w:pPr>
        <w:pStyle w:val="Normal2"/>
      </w:pPr>
    </w:p>
    <w:p w:rsidR="006E3848" w:rsidRDefault="006E730C">
      <w:pPr>
        <w:pStyle w:val="heading32"/>
        <w:ind w:left="0" w:firstLine="0"/>
      </w:pPr>
      <w:bookmarkStart w:id="53" w:name="_heading=h.y6twoiih63xo" w:colFirst="0" w:colLast="0"/>
      <w:bookmarkEnd w:id="53"/>
      <w:r>
        <w:lastRenderedPageBreak/>
        <w:t>3.2.3. Staking</w:t>
      </w:r>
    </w:p>
    <w:p w:rsidR="006E3848" w:rsidRDefault="006E730C">
      <w:pPr>
        <w:pStyle w:val="Normal2"/>
      </w:pPr>
      <w:r>
        <w:rPr>
          <w:noProof/>
          <w:lang w:val="en-US"/>
        </w:rPr>
        <w:drawing>
          <wp:inline distT="114300" distB="114300" distL="114300" distR="114300">
            <wp:extent cx="5731200" cy="990600"/>
            <wp:effectExtent l="0" t="0" r="0" b="0"/>
            <wp:docPr id="10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731200" cy="990600"/>
                    </a:xfrm>
                    <a:prstGeom prst="rect">
                      <a:avLst/>
                    </a:prstGeom>
                    <a:ln/>
                  </pic:spPr>
                </pic:pic>
              </a:graphicData>
            </a:graphic>
          </wp:inline>
        </w:drawing>
      </w:r>
    </w:p>
    <w:p w:rsidR="006E3848" w:rsidRDefault="006E730C">
      <w:pPr>
        <w:pStyle w:val="Normal2"/>
        <w:jc w:val="center"/>
        <w:rPr>
          <w:b/>
          <w:i/>
        </w:rPr>
      </w:pPr>
      <w:r>
        <w:rPr>
          <w:b/>
          <w:i/>
        </w:rPr>
        <w:t>Staking</w:t>
      </w:r>
    </w:p>
    <w:p w:rsidR="006E3848" w:rsidRDefault="006E3848">
      <w:pPr>
        <w:pStyle w:val="Normal2"/>
        <w:jc w:val="center"/>
        <w:rPr>
          <w:b/>
          <w:i/>
        </w:rPr>
      </w:pPr>
    </w:p>
    <w:p w:rsidR="006E3848" w:rsidRDefault="006E730C">
      <w:pPr>
        <w:pStyle w:val="Normal2"/>
        <w:spacing w:line="360" w:lineRule="auto"/>
        <w:jc w:val="both"/>
      </w:pPr>
      <w:r>
        <w:t xml:space="preserve">As a user of </w:t>
      </w:r>
      <w:proofErr w:type="spellStart"/>
      <w:r>
        <w:t>Stakbank</w:t>
      </w:r>
      <w:proofErr w:type="spellEnd"/>
      <w:r>
        <w:t>, I can stake STAK tokens to the staking pool.</w:t>
      </w:r>
    </w:p>
    <w:sdt>
      <w:sdtPr>
        <w:tag w:val="goog_rdk_52"/>
        <w:id w:val="297349369"/>
      </w:sdtPr>
      <w:sdtContent>
        <w:tbl>
          <w:tblPr>
            <w:tblStyle w:val="affffffffff"/>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Change w:id="54" w:author="" w:date="2021-04-26T08:28:00Z">
              <w:tblPr>
                <w:tblStyle w:val="affffffffff"/>
                <w:tblW w:w="0" w:type="nil"/>
                <w:tblLayout w:type="fixed"/>
                <w:tblLook w:val="0400" w:firstRow="0" w:lastRow="0" w:firstColumn="0" w:lastColumn="0" w:noHBand="0" w:noVBand="1"/>
              </w:tblPr>
            </w:tblPrChange>
          </w:tblPr>
          <w:tblGrid>
            <w:gridCol w:w="2256"/>
            <w:gridCol w:w="2256"/>
            <w:gridCol w:w="2256"/>
            <w:gridCol w:w="2256"/>
            <w:tblGridChange w:id="55">
              <w:tblGrid>
                <w:gridCol w:w="2256"/>
                <w:gridCol w:w="2256"/>
                <w:gridCol w:w="2256"/>
                <w:gridCol w:w="2256"/>
              </w:tblGrid>
            </w:tblGridChange>
          </w:tblGrid>
          <w:sdt>
            <w:sdtPr>
              <w:tag w:val="goog_rdk_36"/>
              <w:id w:val="-907688915"/>
            </w:sdtPr>
            <w:sdtContent>
              <w:tr w:rsidR="006E3848" w:rsidTr="006E3848">
                <w:trPr>
                  <w:trPrChange w:id="56" w:author="" w:date="2021-04-26T08:28:00Z">
                    <w:trPr>
                      <w:trHeight w:val="243"/>
                    </w:trPr>
                  </w:trPrChange>
                </w:trPr>
                <w:sdt>
                  <w:sdtPr>
                    <w:tag w:val="goog_rdk_37"/>
                    <w:id w:val="544808976"/>
                  </w:sdtPr>
                  <w:sdtContent>
                    <w:tc>
                      <w:tcPr>
                        <w:tcW w:w="2256" w:type="dxa"/>
                        <w:tcPrChange w:id="57" w:author="" w:date="2021-04-26T08:28:00Z">
                          <w:tcPr>
                            <w:tcW w:w="0" w:type="auto"/>
                            <w:shd w:val="clear" w:color="auto" w:fill="00B0F0"/>
                            <w:vAlign w:val="center"/>
                          </w:tcPr>
                        </w:tcPrChange>
                      </w:tcPr>
                      <w:p w:rsidR="006E3848" w:rsidRDefault="006E730C">
                        <w:pPr>
                          <w:pStyle w:val="Normal2"/>
                          <w:rPr>
                            <w:b/>
                            <w:color w:val="FFFFFF"/>
                            <w:sz w:val="20"/>
                            <w:szCs w:val="20"/>
                          </w:rPr>
                        </w:pPr>
                        <w:r>
                          <w:rPr>
                            <w:b/>
                            <w:color w:val="FFFFFF"/>
                            <w:sz w:val="20"/>
                            <w:szCs w:val="20"/>
                          </w:rPr>
                          <w:t>Req. ID</w:t>
                        </w:r>
                      </w:p>
                    </w:tc>
                  </w:sdtContent>
                </w:sdt>
                <w:sdt>
                  <w:sdtPr>
                    <w:tag w:val="goog_rdk_38"/>
                    <w:id w:val="1216391434"/>
                  </w:sdtPr>
                  <w:sdtContent>
                    <w:tc>
                      <w:tcPr>
                        <w:tcW w:w="2256" w:type="dxa"/>
                        <w:tcPrChange w:id="58" w:author="" w:date="2021-04-26T08:28:00Z">
                          <w:tcPr>
                            <w:tcW w:w="0" w:type="auto"/>
                            <w:shd w:val="clear" w:color="auto" w:fill="00B0F0"/>
                            <w:vAlign w:val="center"/>
                          </w:tcPr>
                        </w:tcPrChange>
                      </w:tcPr>
                      <w:p w:rsidR="006E3848" w:rsidRDefault="006E730C">
                        <w:pPr>
                          <w:pStyle w:val="Normal2"/>
                          <w:rPr>
                            <w:b/>
                            <w:color w:val="FFFFFF"/>
                            <w:sz w:val="20"/>
                            <w:szCs w:val="20"/>
                          </w:rPr>
                        </w:pPr>
                        <w:r>
                          <w:rPr>
                            <w:b/>
                            <w:color w:val="FFFFFF"/>
                            <w:sz w:val="20"/>
                            <w:szCs w:val="20"/>
                          </w:rPr>
                          <w:t>Priority</w:t>
                        </w:r>
                      </w:p>
                    </w:tc>
                  </w:sdtContent>
                </w:sdt>
                <w:sdt>
                  <w:sdtPr>
                    <w:tag w:val="goog_rdk_39"/>
                    <w:id w:val="1117412957"/>
                  </w:sdtPr>
                  <w:sdtContent>
                    <w:tc>
                      <w:tcPr>
                        <w:tcW w:w="2256" w:type="dxa"/>
                        <w:tcPrChange w:id="59" w:author="" w:date="2021-04-26T08:28:00Z">
                          <w:tcPr>
                            <w:tcW w:w="0" w:type="auto"/>
                            <w:shd w:val="clear" w:color="auto" w:fill="00B0F0"/>
                            <w:vAlign w:val="center"/>
                          </w:tcPr>
                        </w:tcPrChange>
                      </w:tcPr>
                      <w:p w:rsidR="006E3848" w:rsidRDefault="006E730C">
                        <w:pPr>
                          <w:pStyle w:val="Normal2"/>
                          <w:rPr>
                            <w:b/>
                            <w:color w:val="FFFFFF"/>
                            <w:sz w:val="20"/>
                            <w:szCs w:val="20"/>
                          </w:rPr>
                        </w:pPr>
                        <w:r>
                          <w:rPr>
                            <w:b/>
                            <w:color w:val="FFFFFF"/>
                            <w:sz w:val="20"/>
                            <w:szCs w:val="20"/>
                          </w:rPr>
                          <w:t>User Story</w:t>
                        </w:r>
                      </w:p>
                    </w:tc>
                  </w:sdtContent>
                </w:sdt>
                <w:sdt>
                  <w:sdtPr>
                    <w:tag w:val="goog_rdk_40"/>
                    <w:id w:val="2099135386"/>
                  </w:sdtPr>
                  <w:sdtContent>
                    <w:tc>
                      <w:tcPr>
                        <w:tcW w:w="2256" w:type="dxa"/>
                        <w:tcPrChange w:id="60" w:author="" w:date="2021-04-26T08:28:00Z">
                          <w:tcPr>
                            <w:tcW w:w="0" w:type="auto"/>
                            <w:shd w:val="clear" w:color="auto" w:fill="00B0F0"/>
                            <w:vAlign w:val="center"/>
                          </w:tcPr>
                        </w:tcPrChange>
                      </w:tcPr>
                      <w:p w:rsidR="006E3848" w:rsidRDefault="006E730C">
                        <w:pPr>
                          <w:pStyle w:val="Normal2"/>
                          <w:rPr>
                            <w:b/>
                            <w:color w:val="FFFFFF"/>
                            <w:sz w:val="20"/>
                            <w:szCs w:val="20"/>
                          </w:rPr>
                        </w:pPr>
                        <w:r>
                          <w:rPr>
                            <w:b/>
                            <w:color w:val="FFFFFF"/>
                            <w:sz w:val="20"/>
                            <w:szCs w:val="20"/>
                          </w:rPr>
                          <w:t>Description / Remarks</w:t>
                        </w:r>
                      </w:p>
                    </w:tc>
                  </w:sdtContent>
                </w:sdt>
              </w:tr>
            </w:sdtContent>
          </w:sdt>
          <w:sdt>
            <w:sdtPr>
              <w:tag w:val="goog_rdk_41"/>
              <w:id w:val="887070681"/>
            </w:sdtPr>
            <w:sdtContent>
              <w:tr w:rsidR="006E3848" w:rsidTr="006E3848">
                <w:sdt>
                  <w:sdtPr>
                    <w:tag w:val="goog_rdk_42"/>
                    <w:id w:val="1790936000"/>
                  </w:sdtPr>
                  <w:sdtContent>
                    <w:tc>
                      <w:tcPr>
                        <w:tcW w:w="2256" w:type="dxa"/>
                        <w:tcPrChange w:id="61" w:author="" w:date="2021-04-26T08:28:00Z">
                          <w:tcPr>
                            <w:tcW w:w="0" w:type="auto"/>
                          </w:tcPr>
                        </w:tcPrChange>
                      </w:tcPr>
                      <w:p w:rsidR="006E3848" w:rsidRDefault="006E730C">
                        <w:pPr>
                          <w:pStyle w:val="Normal2"/>
                          <w:spacing w:after="100"/>
                          <w:rPr>
                            <w:sz w:val="18"/>
                            <w:szCs w:val="18"/>
                          </w:rPr>
                        </w:pPr>
                        <w:r>
                          <w:rPr>
                            <w:sz w:val="18"/>
                            <w:szCs w:val="18"/>
                          </w:rPr>
                          <w:t>FR-STAK-POOL-003</w:t>
                        </w:r>
                      </w:p>
                    </w:tc>
                  </w:sdtContent>
                </w:sdt>
                <w:sdt>
                  <w:sdtPr>
                    <w:tag w:val="goog_rdk_43"/>
                    <w:id w:val="-1257285026"/>
                  </w:sdtPr>
                  <w:sdtContent>
                    <w:tc>
                      <w:tcPr>
                        <w:tcW w:w="2256" w:type="dxa"/>
                        <w:tcPrChange w:id="62" w:author="" w:date="2021-04-26T08:28:00Z">
                          <w:tcPr>
                            <w:tcW w:w="0" w:type="auto"/>
                          </w:tcPr>
                        </w:tcPrChange>
                      </w:tcPr>
                      <w:p w:rsidR="006E3848" w:rsidRDefault="006E730C">
                        <w:pPr>
                          <w:pStyle w:val="Normal2"/>
                          <w:spacing w:after="100"/>
                          <w:jc w:val="center"/>
                          <w:rPr>
                            <w:sz w:val="18"/>
                            <w:szCs w:val="18"/>
                          </w:rPr>
                        </w:pPr>
                        <w:r>
                          <w:rPr>
                            <w:sz w:val="18"/>
                            <w:szCs w:val="18"/>
                          </w:rPr>
                          <w:t>1</w:t>
                        </w:r>
                      </w:p>
                    </w:tc>
                  </w:sdtContent>
                </w:sdt>
                <w:sdt>
                  <w:sdtPr>
                    <w:tag w:val="goog_rdk_44"/>
                    <w:id w:val="500543584"/>
                  </w:sdtPr>
                  <w:sdtContent>
                    <w:tc>
                      <w:tcPr>
                        <w:tcW w:w="2256" w:type="dxa"/>
                        <w:tcPrChange w:id="63" w:author="" w:date="2021-04-26T08:28:00Z">
                          <w:tcPr>
                            <w:tcW w:w="0" w:type="auto"/>
                          </w:tcPr>
                        </w:tcPrChange>
                      </w:tcPr>
                      <w:p w:rsidR="006E3848" w:rsidRDefault="006E730C">
                        <w:pPr>
                          <w:pStyle w:val="Normal2"/>
                          <w:spacing w:after="100"/>
                          <w:rPr>
                            <w:sz w:val="18"/>
                            <w:szCs w:val="18"/>
                          </w:rPr>
                        </w:pPr>
                        <w:r>
                          <w:rPr>
                            <w:sz w:val="18"/>
                            <w:szCs w:val="18"/>
                          </w:rPr>
                          <w:t>STAK Staking</w:t>
                        </w:r>
                      </w:p>
                    </w:tc>
                  </w:sdtContent>
                </w:sdt>
                <w:sdt>
                  <w:sdtPr>
                    <w:tag w:val="goog_rdk_45"/>
                    <w:id w:val="-1006901885"/>
                  </w:sdtPr>
                  <w:sdtContent>
                    <w:tc>
                      <w:tcPr>
                        <w:tcW w:w="2256" w:type="dxa"/>
                        <w:tcPrChange w:id="64" w:author="" w:date="2021-04-26T08:28:00Z">
                          <w:tcPr>
                            <w:tcW w:w="0" w:type="auto"/>
                          </w:tcPr>
                        </w:tcPrChange>
                      </w:tcPr>
                      <w:p w:rsidR="006E3848" w:rsidRDefault="006E730C">
                        <w:pPr>
                          <w:pStyle w:val="Normal2"/>
                          <w:jc w:val="both"/>
                          <w:rPr>
                            <w:b/>
                            <w:sz w:val="18"/>
                            <w:szCs w:val="18"/>
                          </w:rPr>
                        </w:pPr>
                        <w:r>
                          <w:rPr>
                            <w:b/>
                            <w:sz w:val="18"/>
                            <w:szCs w:val="18"/>
                          </w:rPr>
                          <w:t>How can a user stake STAK to the staking pool?</w:t>
                        </w:r>
                        <w:r>
                          <w:rPr>
                            <w:b/>
                            <w:sz w:val="18"/>
                            <w:szCs w:val="18"/>
                          </w:rPr>
                          <w:br/>
                        </w:r>
                      </w:p>
                    </w:tc>
                  </w:sdtContent>
                </w:sdt>
              </w:tr>
            </w:sdtContent>
          </w:sdt>
          <w:bookmarkStart w:id="65" w:name="_heading=h.9bb8pdzes8wx" w:colFirst="0" w:colLast="0" w:displacedByCustomXml="next"/>
          <w:bookmarkEnd w:id="65" w:displacedByCustomXml="next"/>
          <w:sdt>
            <w:sdtPr>
              <w:tag w:val="goog_rdk_46"/>
              <w:id w:val="-41525583"/>
            </w:sdtPr>
            <w:sdtContent>
              <w:tr w:rsidR="006E3848" w:rsidTr="006E3848">
                <w:trPr>
                  <w:trPrChange w:id="66" w:author="" w:date="2021-04-26T08:28:00Z">
                    <w:trPr>
                      <w:gridAfter w:val="0"/>
                      <w:trHeight w:val="813"/>
                    </w:trPr>
                  </w:trPrChange>
                </w:trPr>
                <w:sdt>
                  <w:sdtPr>
                    <w:tag w:val="goog_rdk_47"/>
                    <w:id w:val="1749921089"/>
                  </w:sdtPr>
                  <w:sdtContent>
                    <w:tc>
                      <w:tcPr>
                        <w:tcW w:w="9024" w:type="dxa"/>
                        <w:gridSpan w:val="4"/>
                        <w:tcPrChange w:id="67" w:author="" w:date="2021-04-26T08:28:00Z">
                          <w:tcPr>
                            <w:tcW w:w="0" w:type="auto"/>
                            <w:shd w:val="clear" w:color="auto" w:fill="DBE5F1"/>
                          </w:tcPr>
                        </w:tcPrChange>
                      </w:tcPr>
                      <w:p w:rsidR="006E3848" w:rsidRDefault="006E730C">
                        <w:pPr>
                          <w:pStyle w:val="Normal2"/>
                          <w:spacing w:before="40" w:after="40"/>
                          <w:jc w:val="both"/>
                        </w:pPr>
                        <w:r>
                          <w:t>In general, a user stakes STAK to the staking pool for passive income. At the end of a day (which is supposed to be at 21:00 PST), he will receive a reward which is calculated based on the APY.</w:t>
                        </w:r>
                        <w:sdt>
                          <w:sdtPr>
                            <w:tag w:val="goog_rdk_48"/>
                            <w:id w:val="-1366818708"/>
                          </w:sdtPr>
                          <w:sdtContent>
                            <w:ins w:id="68" w:author="Charles Robinson" w:date="2021-04-20T20:59:00Z">
                              <w:r>
                                <w:t xml:space="preserve"> Is the APY going to be published somewhere, how can it change? How is the Smart Contract informed of the change?</w:t>
                              </w:r>
                            </w:ins>
                          </w:sdtContent>
                        </w:sdt>
                      </w:p>
                      <w:p w:rsidR="006E3848" w:rsidRDefault="006E730C">
                        <w:pPr>
                          <w:pStyle w:val="Normal2"/>
                          <w:spacing w:before="40" w:after="40"/>
                          <w:jc w:val="both"/>
                          <w:rPr>
                            <w:color w:val="4A86E8"/>
                          </w:rPr>
                        </w:pPr>
                        <w:bookmarkStart w:id="69" w:name="_heading=h.3tfra81zb1tr" w:colFirst="0" w:colLast="0"/>
                        <w:bookmarkEnd w:id="69"/>
                        <w:r>
                          <w:rPr>
                            <w:color w:val="4A86E8"/>
                          </w:rPr>
                          <w:t xml:space="preserve">Our assumption that the reward will be distributed to users once per day. The APY is just for estimation number only that means it is not exactly the amount of reward. We have the APY Formula, it will be changed accordingly to the STAK price, price and quantity of LP are staking in the pool. </w:t>
                        </w:r>
                        <w:r>
                          <w:rPr>
                            <w:color w:val="4A86E8"/>
                          </w:rPr>
                          <w:br/>
                        </w:r>
                        <w:r>
                          <w:rPr>
                            <w:color w:val="4A86E8"/>
                          </w:rPr>
                          <w:br/>
                          <w:t>If you have another thought please provide</w:t>
                        </w:r>
                      </w:p>
                      <w:p w:rsidR="006E3848" w:rsidRDefault="006E730C">
                        <w:pPr>
                          <w:pStyle w:val="Normal2"/>
                          <w:spacing w:before="40" w:after="40"/>
                          <w:jc w:val="both"/>
                        </w:pPr>
                        <w:bookmarkStart w:id="70" w:name="_heading=h.4md0o4dv0xb4" w:colFirst="0" w:colLast="0"/>
                        <w:bookmarkEnd w:id="70"/>
                        <w:r>
                          <w:t xml:space="preserve"> </w:t>
                        </w:r>
                      </w:p>
                      <w:p w:rsidR="006E3848" w:rsidRDefault="006E730C">
                        <w:pPr>
                          <w:pStyle w:val="Normal2"/>
                          <w:numPr>
                            <w:ilvl w:val="0"/>
                            <w:numId w:val="9"/>
                          </w:numPr>
                          <w:jc w:val="both"/>
                        </w:pPr>
                        <w:bookmarkStart w:id="71" w:name="_heading=h.cwv9oypwmmco" w:colFirst="0" w:colLast="0"/>
                        <w:bookmarkEnd w:id="71"/>
                        <w:r>
                          <w:t>When user press the ‘Stake STAK’ button, a popup is invoked which includes:</w:t>
                        </w:r>
                      </w:p>
                      <w:p w:rsidR="006E3848" w:rsidRDefault="006E730C">
                        <w:pPr>
                          <w:pStyle w:val="Normal2"/>
                          <w:numPr>
                            <w:ilvl w:val="1"/>
                            <w:numId w:val="9"/>
                          </w:numPr>
                          <w:jc w:val="both"/>
                        </w:pPr>
                        <w:bookmarkStart w:id="72" w:name="_heading=h.9t5r34trm2ze" w:colFirst="0" w:colLast="0"/>
                        <w:bookmarkEnd w:id="72"/>
                        <w:r>
                          <w:t xml:space="preserve">Balance: Current STAK a user has. If the inputted STAK is greater than the balance, </w:t>
                        </w:r>
                        <w:proofErr w:type="spellStart"/>
                        <w:r>
                          <w:t>Stakbank</w:t>
                        </w:r>
                        <w:proofErr w:type="spellEnd"/>
                        <w:r>
                          <w:t xml:space="preserve"> does not allow a user to stake.</w:t>
                        </w:r>
                      </w:p>
                      <w:p w:rsidR="006E3848" w:rsidRDefault="006E730C">
                        <w:pPr>
                          <w:pStyle w:val="Normal2"/>
                          <w:numPr>
                            <w:ilvl w:val="1"/>
                            <w:numId w:val="9"/>
                          </w:numPr>
                          <w:jc w:val="both"/>
                        </w:pPr>
                        <w:bookmarkStart w:id="73" w:name="_heading=h.eopgvh6h4djc" w:colFirst="0" w:colLast="0"/>
                        <w:bookmarkEnd w:id="73"/>
                        <w:r>
                          <w:t xml:space="preserve">Input field: A user inputs his STAK. Note that </w:t>
                        </w:r>
                        <w:proofErr w:type="spellStart"/>
                        <w:r>
                          <w:t>Stakbank</w:t>
                        </w:r>
                        <w:proofErr w:type="spellEnd"/>
                        <w:r>
                          <w:t xml:space="preserve"> only supports staking by STAK.</w:t>
                        </w:r>
                      </w:p>
                      <w:p w:rsidR="006E3848" w:rsidRDefault="006E730C">
                        <w:pPr>
                          <w:pStyle w:val="Normal2"/>
                          <w:numPr>
                            <w:ilvl w:val="1"/>
                            <w:numId w:val="9"/>
                          </w:numPr>
                          <w:jc w:val="both"/>
                        </w:pPr>
                        <w:bookmarkStart w:id="74" w:name="_heading=h.lmywmkntmx6b" w:colFirst="0" w:colLast="0"/>
                        <w:bookmarkEnd w:id="74"/>
                        <w:r>
                          <w:t xml:space="preserve">Minimum amount STAK: defined by </w:t>
                        </w:r>
                        <w:proofErr w:type="spellStart"/>
                        <w:r>
                          <w:t>JigStack</w:t>
                        </w:r>
                        <w:proofErr w:type="spellEnd"/>
                        <w:r>
                          <w:t xml:space="preserve"> DAO Council</w:t>
                        </w:r>
                        <w:r>
                          <w:rPr>
                            <w:color w:val="4A86E8"/>
                          </w:rPr>
                          <w:t>.</w:t>
                        </w:r>
                      </w:p>
                      <w:p w:rsidR="006E3848" w:rsidRDefault="006E730C">
                        <w:pPr>
                          <w:pStyle w:val="Normal2"/>
                          <w:numPr>
                            <w:ilvl w:val="1"/>
                            <w:numId w:val="9"/>
                          </w:numPr>
                          <w:jc w:val="both"/>
                        </w:pPr>
                        <w:bookmarkStart w:id="75" w:name="_heading=h.6u5zgzbolmz6" w:colFirst="0" w:colLast="0"/>
                        <w:bookmarkEnd w:id="75"/>
                        <w:r>
                          <w:t>Max button: to fill the maximum balance into the input field</w:t>
                        </w:r>
                      </w:p>
                      <w:p w:rsidR="006E3848" w:rsidRDefault="006E730C">
                        <w:pPr>
                          <w:pStyle w:val="Normal2"/>
                          <w:numPr>
                            <w:ilvl w:val="1"/>
                            <w:numId w:val="9"/>
                          </w:numPr>
                          <w:jc w:val="both"/>
                        </w:pPr>
                        <w:bookmarkStart w:id="76" w:name="_heading=h.p4x47q3v38ty" w:colFirst="0" w:colLast="0"/>
                        <w:bookmarkEnd w:id="76"/>
                        <w:r>
                          <w:t>‘Stake STAK’ button</w:t>
                        </w:r>
                      </w:p>
                    </w:tc>
                  </w:sdtContent>
                </w:sdt>
              </w:tr>
            </w:sdtContent>
          </w:sdt>
        </w:tbl>
      </w:sdtContent>
    </w:sdt>
    <w:p w:rsidR="006E3848" w:rsidRDefault="006E3848">
      <w:pPr>
        <w:pStyle w:val="heading32"/>
        <w:ind w:left="0" w:firstLine="0"/>
      </w:pPr>
      <w:bookmarkStart w:id="77" w:name="_heading=h.9yk0f3ziisci" w:colFirst="0" w:colLast="0"/>
      <w:bookmarkEnd w:id="77"/>
    </w:p>
    <w:p w:rsidR="006E3848" w:rsidRDefault="006E730C">
      <w:pPr>
        <w:pStyle w:val="Normal2"/>
      </w:pPr>
      <w:r>
        <w:rPr>
          <w:noProof/>
          <w:lang w:val="en-US"/>
        </w:rPr>
        <w:drawing>
          <wp:inline distT="114300" distB="114300" distL="114300" distR="114300">
            <wp:extent cx="5731200" cy="3898900"/>
            <wp:effectExtent l="0" t="0" r="0" b="0"/>
            <wp:docPr id="8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731200" cy="3898900"/>
                    </a:xfrm>
                    <a:prstGeom prst="rect">
                      <a:avLst/>
                    </a:prstGeom>
                    <a:ln/>
                  </pic:spPr>
                </pic:pic>
              </a:graphicData>
            </a:graphic>
          </wp:inline>
        </w:drawing>
      </w:r>
    </w:p>
    <w:p w:rsidR="006E3848" w:rsidRDefault="006E3848">
      <w:pPr>
        <w:pStyle w:val="Normal2"/>
      </w:pPr>
    </w:p>
    <w:p w:rsidR="006E3848" w:rsidRDefault="006E730C">
      <w:pPr>
        <w:pStyle w:val="heading32"/>
        <w:ind w:left="0" w:firstLine="0"/>
      </w:pPr>
      <w:bookmarkStart w:id="78" w:name="_heading=h.toy6yye59jtl" w:colFirst="0" w:colLast="0"/>
      <w:bookmarkEnd w:id="78"/>
      <w:r>
        <w:t xml:space="preserve">3.2.3. </w:t>
      </w:r>
      <w:proofErr w:type="spellStart"/>
      <w:r>
        <w:t>Unstaking</w:t>
      </w:r>
      <w:proofErr w:type="spellEnd"/>
    </w:p>
    <w:p w:rsidR="006E3848" w:rsidRDefault="006E730C">
      <w:pPr>
        <w:pStyle w:val="Normal2"/>
      </w:pPr>
      <w:r>
        <w:rPr>
          <w:noProof/>
          <w:lang w:val="en-US"/>
        </w:rPr>
        <w:drawing>
          <wp:inline distT="114300" distB="114300" distL="114300" distR="114300">
            <wp:extent cx="5731200" cy="977900"/>
            <wp:effectExtent l="0" t="0" r="0" b="0"/>
            <wp:docPr id="10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31200" cy="977900"/>
                    </a:xfrm>
                    <a:prstGeom prst="rect">
                      <a:avLst/>
                    </a:prstGeom>
                    <a:ln/>
                  </pic:spPr>
                </pic:pic>
              </a:graphicData>
            </a:graphic>
          </wp:inline>
        </w:drawing>
      </w:r>
    </w:p>
    <w:p w:rsidR="006E3848" w:rsidRDefault="006E730C">
      <w:pPr>
        <w:pStyle w:val="Normal2"/>
        <w:jc w:val="center"/>
        <w:rPr>
          <w:b/>
          <w:i/>
        </w:rPr>
      </w:pPr>
      <w:proofErr w:type="spellStart"/>
      <w:r>
        <w:rPr>
          <w:b/>
          <w:i/>
        </w:rPr>
        <w:t>Unstaking</w:t>
      </w:r>
      <w:proofErr w:type="spellEnd"/>
    </w:p>
    <w:p w:rsidR="006E3848" w:rsidRDefault="006E3848">
      <w:pPr>
        <w:pStyle w:val="Normal2"/>
        <w:jc w:val="center"/>
        <w:rPr>
          <w:b/>
          <w:i/>
        </w:rPr>
      </w:pPr>
    </w:p>
    <w:p w:rsidR="006E3848" w:rsidRDefault="006E730C">
      <w:pPr>
        <w:pStyle w:val="Normal2"/>
        <w:spacing w:line="360" w:lineRule="auto"/>
        <w:jc w:val="both"/>
      </w:pPr>
      <w:r>
        <w:t xml:space="preserve">As a user of </w:t>
      </w:r>
      <w:proofErr w:type="spellStart"/>
      <w:r>
        <w:t>Stakbank</w:t>
      </w:r>
      <w:proofErr w:type="spellEnd"/>
      <w:r>
        <w:t xml:space="preserve">, I can </w:t>
      </w:r>
      <w:proofErr w:type="spellStart"/>
      <w:r>
        <w:t>unstake</w:t>
      </w:r>
      <w:proofErr w:type="spellEnd"/>
      <w:r>
        <w:t xml:space="preserve"> STAK from the staking pool.</w:t>
      </w:r>
    </w:p>
    <w:sdt>
      <w:sdtPr>
        <w:tag w:val="goog_rdk_68"/>
        <w:id w:val="-1451317262"/>
      </w:sdtPr>
      <w:sdtContent>
        <w:tbl>
          <w:tblPr>
            <w:tblStyle w:val="affffffffff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Change w:id="79" w:author="" w:date="2021-04-26T08:28:00Z">
              <w:tblPr>
                <w:tblStyle w:val="affffffffff1"/>
                <w:tblW w:w="0" w:type="nil"/>
                <w:tblLayout w:type="fixed"/>
                <w:tblLook w:val="0400" w:firstRow="0" w:lastRow="0" w:firstColumn="0" w:lastColumn="0" w:noHBand="0" w:noVBand="1"/>
              </w:tblPr>
            </w:tblPrChange>
          </w:tblPr>
          <w:tblGrid>
            <w:gridCol w:w="2256"/>
            <w:gridCol w:w="2256"/>
            <w:gridCol w:w="2256"/>
            <w:gridCol w:w="2256"/>
            <w:tblGridChange w:id="80">
              <w:tblGrid>
                <w:gridCol w:w="2256"/>
                <w:gridCol w:w="2256"/>
                <w:gridCol w:w="2256"/>
                <w:gridCol w:w="2256"/>
              </w:tblGrid>
            </w:tblGridChange>
          </w:tblGrid>
          <w:sdt>
            <w:sdtPr>
              <w:tag w:val="goog_rdk_53"/>
              <w:id w:val="1332183336"/>
            </w:sdtPr>
            <w:sdtContent>
              <w:tr w:rsidR="006E3848" w:rsidTr="006E3848">
                <w:trPr>
                  <w:trPrChange w:id="81" w:author="" w:date="2021-04-26T08:28:00Z">
                    <w:trPr>
                      <w:trHeight w:val="243"/>
                    </w:trPr>
                  </w:trPrChange>
                </w:trPr>
                <w:sdt>
                  <w:sdtPr>
                    <w:tag w:val="goog_rdk_54"/>
                    <w:id w:val="542258739"/>
                  </w:sdtPr>
                  <w:sdtContent>
                    <w:tc>
                      <w:tcPr>
                        <w:tcW w:w="2256" w:type="dxa"/>
                        <w:tcPrChange w:id="82" w:author="" w:date="2021-04-26T08:28:00Z">
                          <w:tcPr>
                            <w:tcW w:w="0" w:type="auto"/>
                            <w:shd w:val="clear" w:color="auto" w:fill="00B0F0"/>
                            <w:vAlign w:val="center"/>
                          </w:tcPr>
                        </w:tcPrChange>
                      </w:tcPr>
                      <w:p w:rsidR="006E3848" w:rsidRDefault="006E730C">
                        <w:pPr>
                          <w:pStyle w:val="Normal2"/>
                          <w:rPr>
                            <w:b/>
                            <w:color w:val="FFFFFF"/>
                            <w:sz w:val="20"/>
                            <w:szCs w:val="20"/>
                          </w:rPr>
                        </w:pPr>
                        <w:r>
                          <w:rPr>
                            <w:b/>
                            <w:color w:val="FFFFFF"/>
                            <w:sz w:val="20"/>
                            <w:szCs w:val="20"/>
                          </w:rPr>
                          <w:t>Req. ID</w:t>
                        </w:r>
                      </w:p>
                    </w:tc>
                  </w:sdtContent>
                </w:sdt>
                <w:sdt>
                  <w:sdtPr>
                    <w:tag w:val="goog_rdk_55"/>
                    <w:id w:val="-1881085130"/>
                  </w:sdtPr>
                  <w:sdtContent>
                    <w:tc>
                      <w:tcPr>
                        <w:tcW w:w="2256" w:type="dxa"/>
                        <w:tcPrChange w:id="83" w:author="" w:date="2021-04-26T08:28:00Z">
                          <w:tcPr>
                            <w:tcW w:w="0" w:type="auto"/>
                            <w:shd w:val="clear" w:color="auto" w:fill="00B0F0"/>
                            <w:vAlign w:val="center"/>
                          </w:tcPr>
                        </w:tcPrChange>
                      </w:tcPr>
                      <w:p w:rsidR="006E3848" w:rsidRDefault="006E730C">
                        <w:pPr>
                          <w:pStyle w:val="Normal2"/>
                          <w:rPr>
                            <w:b/>
                            <w:color w:val="FFFFFF"/>
                            <w:sz w:val="20"/>
                            <w:szCs w:val="20"/>
                          </w:rPr>
                        </w:pPr>
                        <w:r>
                          <w:rPr>
                            <w:b/>
                            <w:color w:val="FFFFFF"/>
                            <w:sz w:val="20"/>
                            <w:szCs w:val="20"/>
                          </w:rPr>
                          <w:t>Priority</w:t>
                        </w:r>
                      </w:p>
                    </w:tc>
                  </w:sdtContent>
                </w:sdt>
                <w:sdt>
                  <w:sdtPr>
                    <w:tag w:val="goog_rdk_56"/>
                    <w:id w:val="-666861857"/>
                  </w:sdtPr>
                  <w:sdtContent>
                    <w:tc>
                      <w:tcPr>
                        <w:tcW w:w="2256" w:type="dxa"/>
                        <w:tcPrChange w:id="84" w:author="" w:date="2021-04-26T08:28:00Z">
                          <w:tcPr>
                            <w:tcW w:w="0" w:type="auto"/>
                            <w:shd w:val="clear" w:color="auto" w:fill="00B0F0"/>
                            <w:vAlign w:val="center"/>
                          </w:tcPr>
                        </w:tcPrChange>
                      </w:tcPr>
                      <w:p w:rsidR="006E3848" w:rsidRDefault="006E730C">
                        <w:pPr>
                          <w:pStyle w:val="Normal2"/>
                          <w:rPr>
                            <w:b/>
                            <w:color w:val="FFFFFF"/>
                            <w:sz w:val="20"/>
                            <w:szCs w:val="20"/>
                          </w:rPr>
                        </w:pPr>
                        <w:r>
                          <w:rPr>
                            <w:b/>
                            <w:color w:val="FFFFFF"/>
                            <w:sz w:val="20"/>
                            <w:szCs w:val="20"/>
                          </w:rPr>
                          <w:t>User Story</w:t>
                        </w:r>
                      </w:p>
                    </w:tc>
                  </w:sdtContent>
                </w:sdt>
                <w:sdt>
                  <w:sdtPr>
                    <w:tag w:val="goog_rdk_57"/>
                    <w:id w:val="-1827120411"/>
                  </w:sdtPr>
                  <w:sdtContent>
                    <w:tc>
                      <w:tcPr>
                        <w:tcW w:w="2256" w:type="dxa"/>
                        <w:tcPrChange w:id="85" w:author="" w:date="2021-04-26T08:28:00Z">
                          <w:tcPr>
                            <w:tcW w:w="0" w:type="auto"/>
                            <w:shd w:val="clear" w:color="auto" w:fill="00B0F0"/>
                            <w:vAlign w:val="center"/>
                          </w:tcPr>
                        </w:tcPrChange>
                      </w:tcPr>
                      <w:p w:rsidR="006E3848" w:rsidRDefault="006E730C">
                        <w:pPr>
                          <w:pStyle w:val="Normal2"/>
                          <w:rPr>
                            <w:b/>
                            <w:color w:val="FFFFFF"/>
                            <w:sz w:val="20"/>
                            <w:szCs w:val="20"/>
                          </w:rPr>
                        </w:pPr>
                        <w:r>
                          <w:rPr>
                            <w:b/>
                            <w:color w:val="FFFFFF"/>
                            <w:sz w:val="20"/>
                            <w:szCs w:val="20"/>
                          </w:rPr>
                          <w:t>Description / Remarks</w:t>
                        </w:r>
                      </w:p>
                    </w:tc>
                  </w:sdtContent>
                </w:sdt>
              </w:tr>
            </w:sdtContent>
          </w:sdt>
          <w:sdt>
            <w:sdtPr>
              <w:tag w:val="goog_rdk_58"/>
              <w:id w:val="966546601"/>
            </w:sdtPr>
            <w:sdtContent>
              <w:tr w:rsidR="006E3848" w:rsidTr="006E3848">
                <w:sdt>
                  <w:sdtPr>
                    <w:tag w:val="goog_rdk_59"/>
                    <w:id w:val="787474482"/>
                  </w:sdtPr>
                  <w:sdtContent>
                    <w:tc>
                      <w:tcPr>
                        <w:tcW w:w="2256" w:type="dxa"/>
                        <w:tcPrChange w:id="86" w:author="" w:date="2021-04-26T08:28:00Z">
                          <w:tcPr>
                            <w:tcW w:w="0" w:type="auto"/>
                          </w:tcPr>
                        </w:tcPrChange>
                      </w:tcPr>
                      <w:p w:rsidR="006E3848" w:rsidRDefault="006E730C">
                        <w:pPr>
                          <w:pStyle w:val="Normal2"/>
                          <w:spacing w:after="100"/>
                          <w:rPr>
                            <w:sz w:val="18"/>
                            <w:szCs w:val="18"/>
                          </w:rPr>
                        </w:pPr>
                        <w:r>
                          <w:rPr>
                            <w:sz w:val="18"/>
                            <w:szCs w:val="18"/>
                          </w:rPr>
                          <w:t>FR-STAK-POOL-004</w:t>
                        </w:r>
                      </w:p>
                    </w:tc>
                  </w:sdtContent>
                </w:sdt>
                <w:sdt>
                  <w:sdtPr>
                    <w:tag w:val="goog_rdk_60"/>
                    <w:id w:val="959377858"/>
                  </w:sdtPr>
                  <w:sdtContent>
                    <w:tc>
                      <w:tcPr>
                        <w:tcW w:w="2256" w:type="dxa"/>
                        <w:tcPrChange w:id="87" w:author="" w:date="2021-04-26T08:28:00Z">
                          <w:tcPr>
                            <w:tcW w:w="0" w:type="auto"/>
                          </w:tcPr>
                        </w:tcPrChange>
                      </w:tcPr>
                      <w:p w:rsidR="006E3848" w:rsidRDefault="006E730C">
                        <w:pPr>
                          <w:pStyle w:val="Normal2"/>
                          <w:spacing w:after="100"/>
                          <w:jc w:val="center"/>
                          <w:rPr>
                            <w:sz w:val="18"/>
                            <w:szCs w:val="18"/>
                          </w:rPr>
                        </w:pPr>
                        <w:r>
                          <w:rPr>
                            <w:sz w:val="18"/>
                            <w:szCs w:val="18"/>
                          </w:rPr>
                          <w:t>1</w:t>
                        </w:r>
                      </w:p>
                    </w:tc>
                  </w:sdtContent>
                </w:sdt>
                <w:sdt>
                  <w:sdtPr>
                    <w:tag w:val="goog_rdk_61"/>
                    <w:id w:val="-50087283"/>
                  </w:sdtPr>
                  <w:sdtContent>
                    <w:tc>
                      <w:tcPr>
                        <w:tcW w:w="2256" w:type="dxa"/>
                        <w:tcPrChange w:id="88" w:author="" w:date="2021-04-26T08:28:00Z">
                          <w:tcPr>
                            <w:tcW w:w="0" w:type="auto"/>
                          </w:tcPr>
                        </w:tcPrChange>
                      </w:tcPr>
                      <w:p w:rsidR="006E3848" w:rsidRDefault="006E730C">
                        <w:pPr>
                          <w:pStyle w:val="Normal2"/>
                          <w:spacing w:after="100"/>
                          <w:rPr>
                            <w:sz w:val="18"/>
                            <w:szCs w:val="18"/>
                          </w:rPr>
                        </w:pPr>
                        <w:r>
                          <w:rPr>
                            <w:sz w:val="18"/>
                            <w:szCs w:val="18"/>
                          </w:rPr>
                          <w:t xml:space="preserve">STAK </w:t>
                        </w:r>
                        <w:proofErr w:type="spellStart"/>
                        <w:r>
                          <w:rPr>
                            <w:sz w:val="18"/>
                            <w:szCs w:val="18"/>
                          </w:rPr>
                          <w:t>Unstaking</w:t>
                        </w:r>
                        <w:proofErr w:type="spellEnd"/>
                      </w:p>
                    </w:tc>
                  </w:sdtContent>
                </w:sdt>
                <w:sdt>
                  <w:sdtPr>
                    <w:tag w:val="goog_rdk_62"/>
                    <w:id w:val="415820514"/>
                  </w:sdtPr>
                  <w:sdtContent>
                    <w:tc>
                      <w:tcPr>
                        <w:tcW w:w="2256" w:type="dxa"/>
                        <w:tcPrChange w:id="89" w:author="" w:date="2021-04-26T08:28:00Z">
                          <w:tcPr>
                            <w:tcW w:w="0" w:type="auto"/>
                          </w:tcPr>
                        </w:tcPrChange>
                      </w:tcPr>
                      <w:p w:rsidR="006E3848" w:rsidRDefault="006E730C">
                        <w:pPr>
                          <w:pStyle w:val="Normal2"/>
                          <w:jc w:val="both"/>
                          <w:rPr>
                            <w:b/>
                            <w:sz w:val="18"/>
                            <w:szCs w:val="18"/>
                          </w:rPr>
                        </w:pPr>
                        <w:r>
                          <w:rPr>
                            <w:b/>
                            <w:sz w:val="18"/>
                            <w:szCs w:val="18"/>
                          </w:rPr>
                          <w:t xml:space="preserve">How can a user </w:t>
                        </w:r>
                        <w:proofErr w:type="spellStart"/>
                        <w:r>
                          <w:rPr>
                            <w:b/>
                            <w:sz w:val="18"/>
                            <w:szCs w:val="18"/>
                          </w:rPr>
                          <w:t>unstake</w:t>
                        </w:r>
                        <w:proofErr w:type="spellEnd"/>
                        <w:r>
                          <w:rPr>
                            <w:b/>
                            <w:sz w:val="18"/>
                            <w:szCs w:val="18"/>
                          </w:rPr>
                          <w:t xml:space="preserve"> STAK from the staking pool?</w:t>
                        </w:r>
                        <w:r>
                          <w:rPr>
                            <w:b/>
                            <w:sz w:val="18"/>
                            <w:szCs w:val="18"/>
                          </w:rPr>
                          <w:br/>
                        </w:r>
                      </w:p>
                    </w:tc>
                  </w:sdtContent>
                </w:sdt>
              </w:tr>
            </w:sdtContent>
          </w:sdt>
          <w:bookmarkStart w:id="90" w:name="_heading=h.c4ijuzhz82ge" w:colFirst="0" w:colLast="0" w:displacedByCustomXml="next"/>
          <w:bookmarkEnd w:id="90" w:displacedByCustomXml="next"/>
          <w:sdt>
            <w:sdtPr>
              <w:tag w:val="goog_rdk_63"/>
              <w:id w:val="-446618235"/>
            </w:sdtPr>
            <w:sdtContent>
              <w:tr w:rsidR="006E3848" w:rsidTr="006E3848">
                <w:trPr>
                  <w:trPrChange w:id="91" w:author="" w:date="2021-04-26T08:28:00Z">
                    <w:trPr>
                      <w:gridAfter w:val="0"/>
                      <w:trHeight w:val="813"/>
                    </w:trPr>
                  </w:trPrChange>
                </w:trPr>
                <w:sdt>
                  <w:sdtPr>
                    <w:tag w:val="goog_rdk_64"/>
                    <w:id w:val="808823675"/>
                  </w:sdtPr>
                  <w:sdtContent>
                    <w:tc>
                      <w:tcPr>
                        <w:tcW w:w="9024" w:type="dxa"/>
                        <w:gridSpan w:val="4"/>
                        <w:tcPrChange w:id="92" w:author="" w:date="2021-04-26T08:28:00Z">
                          <w:tcPr>
                            <w:tcW w:w="0" w:type="auto"/>
                            <w:shd w:val="clear" w:color="auto" w:fill="DBE5F1"/>
                          </w:tcPr>
                        </w:tcPrChange>
                      </w:tcPr>
                      <w:p w:rsidR="006E3848" w:rsidRDefault="006E730C">
                        <w:pPr>
                          <w:pStyle w:val="Normal2"/>
                          <w:jc w:val="both"/>
                        </w:pPr>
                        <w:r>
                          <w:t>When user press the ‘</w:t>
                        </w:r>
                        <w:proofErr w:type="spellStart"/>
                        <w:r>
                          <w:t>Unstake</w:t>
                        </w:r>
                        <w:proofErr w:type="spellEnd"/>
                        <w:r>
                          <w:t xml:space="preserve"> STAK’ button, a popup is invoked which includes:</w:t>
                        </w:r>
                      </w:p>
                      <w:p w:rsidR="006E3848" w:rsidRDefault="006E730C">
                        <w:pPr>
                          <w:pStyle w:val="Normal2"/>
                          <w:numPr>
                            <w:ilvl w:val="0"/>
                            <w:numId w:val="8"/>
                          </w:numPr>
                          <w:jc w:val="both"/>
                        </w:pPr>
                        <w:r>
                          <w:t xml:space="preserve">Balance: </w:t>
                        </w:r>
                      </w:p>
                      <w:p w:rsidR="006E3848" w:rsidRDefault="006E730C">
                        <w:pPr>
                          <w:pStyle w:val="Normal2"/>
                          <w:numPr>
                            <w:ilvl w:val="1"/>
                            <w:numId w:val="8"/>
                          </w:numPr>
                          <w:jc w:val="both"/>
                        </w:pPr>
                        <w:bookmarkStart w:id="93" w:name="_heading=h.9c1bv4wzxf0b" w:colFirst="0" w:colLast="0"/>
                        <w:bookmarkEnd w:id="93"/>
                        <w:r>
                          <w:t>Current STAK a user has</w:t>
                        </w:r>
                      </w:p>
                      <w:p w:rsidR="006E3848" w:rsidRDefault="006E730C">
                        <w:pPr>
                          <w:pStyle w:val="Normal2"/>
                          <w:numPr>
                            <w:ilvl w:val="0"/>
                            <w:numId w:val="8"/>
                          </w:numPr>
                          <w:jc w:val="both"/>
                        </w:pPr>
                        <w:r>
                          <w:t xml:space="preserve">Input field: A user inputs the amount of STAK he wants to </w:t>
                        </w:r>
                        <w:proofErr w:type="spellStart"/>
                        <w:r>
                          <w:t>unstake</w:t>
                        </w:r>
                        <w:proofErr w:type="spellEnd"/>
                        <w:r>
                          <w:t xml:space="preserve">. If the inputted STAK is greater than the current staking STAK, </w:t>
                        </w:r>
                        <w:proofErr w:type="spellStart"/>
                        <w:r>
                          <w:t>Stakbank</w:t>
                        </w:r>
                        <w:proofErr w:type="spellEnd"/>
                        <w:r>
                          <w:t xml:space="preserve"> does not allow a user to </w:t>
                        </w:r>
                        <w:proofErr w:type="spellStart"/>
                        <w:r>
                          <w:t>unstake</w:t>
                        </w:r>
                        <w:proofErr w:type="spellEnd"/>
                        <w:r>
                          <w:t>.</w:t>
                        </w:r>
                      </w:p>
                      <w:p w:rsidR="006E3848" w:rsidRDefault="006E730C">
                        <w:pPr>
                          <w:pStyle w:val="Normal2"/>
                          <w:numPr>
                            <w:ilvl w:val="0"/>
                            <w:numId w:val="8"/>
                          </w:numPr>
                          <w:jc w:val="both"/>
                        </w:pPr>
                        <w:r>
                          <w:t>Your staked: current staking STAK</w:t>
                        </w:r>
                      </w:p>
                      <w:p w:rsidR="006E3848" w:rsidRDefault="006E730C">
                        <w:pPr>
                          <w:pStyle w:val="Normal2"/>
                          <w:numPr>
                            <w:ilvl w:val="0"/>
                            <w:numId w:val="8"/>
                          </w:numPr>
                          <w:jc w:val="both"/>
                        </w:pPr>
                        <w:r>
                          <w:t>‘</w:t>
                        </w:r>
                        <w:proofErr w:type="spellStart"/>
                        <w:r>
                          <w:t>Unstake</w:t>
                        </w:r>
                        <w:proofErr w:type="spellEnd"/>
                        <w:r>
                          <w:t xml:space="preserve"> STAK’ button</w:t>
                        </w:r>
                      </w:p>
                      <w:p w:rsidR="006E3848" w:rsidRDefault="006E730C">
                        <w:pPr>
                          <w:pStyle w:val="Normal2"/>
                          <w:numPr>
                            <w:ilvl w:val="0"/>
                            <w:numId w:val="8"/>
                          </w:numPr>
                          <w:jc w:val="both"/>
                        </w:pPr>
                        <w:r>
                          <w:t>Max button: to fill all the staking amount in the input field</w:t>
                        </w:r>
                      </w:p>
                      <w:p w:rsidR="006E3848" w:rsidRDefault="006E730C">
                        <w:pPr>
                          <w:pStyle w:val="Normal2"/>
                          <w:numPr>
                            <w:ilvl w:val="0"/>
                            <w:numId w:val="8"/>
                          </w:numPr>
                          <w:jc w:val="both"/>
                        </w:pPr>
                        <w:bookmarkStart w:id="94" w:name="_heading=h.7xoa0esnoaew" w:colFirst="0" w:colLast="0"/>
                        <w:bookmarkEnd w:id="94"/>
                        <w:r>
                          <w:t>A user receives JSTAK</w:t>
                        </w:r>
                      </w:p>
                      <w:p w:rsidR="006E3848" w:rsidRDefault="00067D02">
                        <w:pPr>
                          <w:pStyle w:val="Normal2"/>
                          <w:jc w:val="both"/>
                        </w:pPr>
                      </w:p>
                    </w:tc>
                  </w:sdtContent>
                </w:sdt>
              </w:tr>
            </w:sdtContent>
          </w:sdt>
        </w:tbl>
      </w:sdtContent>
    </w:sdt>
    <w:p w:rsidR="006E3848" w:rsidRDefault="006E3848">
      <w:pPr>
        <w:pStyle w:val="heading32"/>
        <w:ind w:left="0" w:firstLine="0"/>
      </w:pPr>
      <w:bookmarkStart w:id="95" w:name="_heading=h.bp009pe4mpmt" w:colFirst="0" w:colLast="0"/>
      <w:bookmarkEnd w:id="95"/>
    </w:p>
    <w:p w:rsidR="006E3848" w:rsidRDefault="006E730C">
      <w:pPr>
        <w:pStyle w:val="Normal2"/>
      </w:pPr>
      <w:r>
        <w:rPr>
          <w:noProof/>
          <w:lang w:val="en-US"/>
        </w:rPr>
        <w:drawing>
          <wp:inline distT="114300" distB="114300" distL="114300" distR="114300">
            <wp:extent cx="5731200" cy="3898900"/>
            <wp:effectExtent l="0" t="0" r="0" b="0"/>
            <wp:docPr id="9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731200" cy="3898900"/>
                    </a:xfrm>
                    <a:prstGeom prst="rect">
                      <a:avLst/>
                    </a:prstGeom>
                    <a:ln/>
                  </pic:spPr>
                </pic:pic>
              </a:graphicData>
            </a:graphic>
          </wp:inline>
        </w:drawing>
      </w:r>
    </w:p>
    <w:p w:rsidR="006E3848" w:rsidRDefault="006E3848">
      <w:pPr>
        <w:pStyle w:val="Normal2"/>
      </w:pPr>
    </w:p>
    <w:p w:rsidR="006E3848" w:rsidRDefault="006E730C">
      <w:pPr>
        <w:pStyle w:val="heading32"/>
        <w:ind w:left="0" w:firstLine="0"/>
      </w:pPr>
      <w:bookmarkStart w:id="96" w:name="_heading=h.3j4pu41ytd0m" w:colFirst="0" w:colLast="0"/>
      <w:bookmarkEnd w:id="96"/>
      <w:r>
        <w:t>3.2.4. Compound</w:t>
      </w:r>
    </w:p>
    <w:p w:rsidR="006E3848" w:rsidRDefault="006E730C">
      <w:pPr>
        <w:pStyle w:val="Normal2"/>
        <w:spacing w:line="360" w:lineRule="auto"/>
        <w:jc w:val="both"/>
      </w:pPr>
      <w:r>
        <w:t xml:space="preserve">As a user of </w:t>
      </w:r>
      <w:proofErr w:type="spellStart"/>
      <w:r>
        <w:t>Stakbank</w:t>
      </w:r>
      <w:proofErr w:type="spellEnd"/>
      <w:r>
        <w:t>, I can compound my reward into my current staking STAK.</w:t>
      </w:r>
    </w:p>
    <w:sdt>
      <w:sdtPr>
        <w:tag w:val="goog_rdk_84"/>
        <w:id w:val="1670449955"/>
      </w:sdtPr>
      <w:sdtContent>
        <w:tbl>
          <w:tblPr>
            <w:tblStyle w:val="affffffffff3"/>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Change w:id="97" w:author="" w:date="2021-04-26T08:28:00Z">
              <w:tblPr>
                <w:tblStyle w:val="affffffffff3"/>
                <w:tblW w:w="0" w:type="nil"/>
                <w:tblLayout w:type="fixed"/>
                <w:tblLook w:val="0400" w:firstRow="0" w:lastRow="0" w:firstColumn="0" w:lastColumn="0" w:noHBand="0" w:noVBand="1"/>
              </w:tblPr>
            </w:tblPrChange>
          </w:tblPr>
          <w:tblGrid>
            <w:gridCol w:w="2256"/>
            <w:gridCol w:w="2256"/>
            <w:gridCol w:w="2256"/>
            <w:gridCol w:w="2256"/>
            <w:tblGridChange w:id="98">
              <w:tblGrid>
                <w:gridCol w:w="2256"/>
                <w:gridCol w:w="2256"/>
                <w:gridCol w:w="2256"/>
                <w:gridCol w:w="2256"/>
              </w:tblGrid>
            </w:tblGridChange>
          </w:tblGrid>
          <w:sdt>
            <w:sdtPr>
              <w:tag w:val="goog_rdk_69"/>
              <w:id w:val="742297189"/>
            </w:sdtPr>
            <w:sdtContent>
              <w:tr w:rsidR="006E3848" w:rsidTr="006E3848">
                <w:trPr>
                  <w:trPrChange w:id="99" w:author="" w:date="2021-04-26T08:28:00Z">
                    <w:trPr>
                      <w:trHeight w:val="243"/>
                    </w:trPr>
                  </w:trPrChange>
                </w:trPr>
                <w:sdt>
                  <w:sdtPr>
                    <w:tag w:val="goog_rdk_70"/>
                    <w:id w:val="1198966539"/>
                  </w:sdtPr>
                  <w:sdtContent>
                    <w:tc>
                      <w:tcPr>
                        <w:tcW w:w="2256" w:type="dxa"/>
                        <w:tcPrChange w:id="100" w:author="" w:date="2021-04-26T08:28:00Z">
                          <w:tcPr>
                            <w:tcW w:w="0" w:type="auto"/>
                            <w:shd w:val="clear" w:color="auto" w:fill="00B0F0"/>
                            <w:vAlign w:val="center"/>
                          </w:tcPr>
                        </w:tcPrChange>
                      </w:tcPr>
                      <w:p w:rsidR="006E3848" w:rsidRDefault="006E730C">
                        <w:pPr>
                          <w:pStyle w:val="Normal2"/>
                          <w:rPr>
                            <w:b/>
                            <w:color w:val="FFFFFF"/>
                            <w:sz w:val="20"/>
                            <w:szCs w:val="20"/>
                          </w:rPr>
                        </w:pPr>
                        <w:r>
                          <w:rPr>
                            <w:b/>
                            <w:color w:val="FFFFFF"/>
                            <w:sz w:val="20"/>
                            <w:szCs w:val="20"/>
                          </w:rPr>
                          <w:t>Req. ID</w:t>
                        </w:r>
                      </w:p>
                    </w:tc>
                  </w:sdtContent>
                </w:sdt>
                <w:sdt>
                  <w:sdtPr>
                    <w:tag w:val="goog_rdk_71"/>
                    <w:id w:val="1531757189"/>
                  </w:sdtPr>
                  <w:sdtContent>
                    <w:tc>
                      <w:tcPr>
                        <w:tcW w:w="2256" w:type="dxa"/>
                        <w:tcPrChange w:id="101" w:author="" w:date="2021-04-26T08:28:00Z">
                          <w:tcPr>
                            <w:tcW w:w="0" w:type="auto"/>
                            <w:shd w:val="clear" w:color="auto" w:fill="00B0F0"/>
                            <w:vAlign w:val="center"/>
                          </w:tcPr>
                        </w:tcPrChange>
                      </w:tcPr>
                      <w:p w:rsidR="006E3848" w:rsidRDefault="006E730C">
                        <w:pPr>
                          <w:pStyle w:val="Normal2"/>
                          <w:rPr>
                            <w:b/>
                            <w:color w:val="FFFFFF"/>
                            <w:sz w:val="20"/>
                            <w:szCs w:val="20"/>
                          </w:rPr>
                        </w:pPr>
                        <w:r>
                          <w:rPr>
                            <w:b/>
                            <w:color w:val="FFFFFF"/>
                            <w:sz w:val="20"/>
                            <w:szCs w:val="20"/>
                          </w:rPr>
                          <w:t>Priority</w:t>
                        </w:r>
                      </w:p>
                    </w:tc>
                  </w:sdtContent>
                </w:sdt>
                <w:sdt>
                  <w:sdtPr>
                    <w:tag w:val="goog_rdk_72"/>
                    <w:id w:val="-936284842"/>
                  </w:sdtPr>
                  <w:sdtContent>
                    <w:tc>
                      <w:tcPr>
                        <w:tcW w:w="2256" w:type="dxa"/>
                        <w:tcPrChange w:id="102" w:author="" w:date="2021-04-26T08:28:00Z">
                          <w:tcPr>
                            <w:tcW w:w="0" w:type="auto"/>
                            <w:shd w:val="clear" w:color="auto" w:fill="00B0F0"/>
                            <w:vAlign w:val="center"/>
                          </w:tcPr>
                        </w:tcPrChange>
                      </w:tcPr>
                      <w:p w:rsidR="006E3848" w:rsidRDefault="006E730C">
                        <w:pPr>
                          <w:pStyle w:val="Normal2"/>
                          <w:rPr>
                            <w:b/>
                            <w:color w:val="FFFFFF"/>
                            <w:sz w:val="20"/>
                            <w:szCs w:val="20"/>
                          </w:rPr>
                        </w:pPr>
                        <w:r>
                          <w:rPr>
                            <w:b/>
                            <w:color w:val="FFFFFF"/>
                            <w:sz w:val="20"/>
                            <w:szCs w:val="20"/>
                          </w:rPr>
                          <w:t>User Story</w:t>
                        </w:r>
                      </w:p>
                    </w:tc>
                  </w:sdtContent>
                </w:sdt>
                <w:sdt>
                  <w:sdtPr>
                    <w:tag w:val="goog_rdk_73"/>
                    <w:id w:val="-699391638"/>
                  </w:sdtPr>
                  <w:sdtContent>
                    <w:tc>
                      <w:tcPr>
                        <w:tcW w:w="2256" w:type="dxa"/>
                        <w:tcPrChange w:id="103" w:author="" w:date="2021-04-26T08:28:00Z">
                          <w:tcPr>
                            <w:tcW w:w="0" w:type="auto"/>
                            <w:shd w:val="clear" w:color="auto" w:fill="00B0F0"/>
                            <w:vAlign w:val="center"/>
                          </w:tcPr>
                        </w:tcPrChange>
                      </w:tcPr>
                      <w:p w:rsidR="006E3848" w:rsidRDefault="006E730C">
                        <w:pPr>
                          <w:pStyle w:val="Normal2"/>
                          <w:rPr>
                            <w:b/>
                            <w:color w:val="FFFFFF"/>
                            <w:sz w:val="20"/>
                            <w:szCs w:val="20"/>
                          </w:rPr>
                        </w:pPr>
                        <w:r>
                          <w:rPr>
                            <w:b/>
                            <w:color w:val="FFFFFF"/>
                            <w:sz w:val="20"/>
                            <w:szCs w:val="20"/>
                          </w:rPr>
                          <w:t>Description / Remarks</w:t>
                        </w:r>
                      </w:p>
                    </w:tc>
                  </w:sdtContent>
                </w:sdt>
              </w:tr>
            </w:sdtContent>
          </w:sdt>
          <w:sdt>
            <w:sdtPr>
              <w:tag w:val="goog_rdk_74"/>
              <w:id w:val="-1549995073"/>
            </w:sdtPr>
            <w:sdtContent>
              <w:tr w:rsidR="006E3848" w:rsidTr="006E3848">
                <w:sdt>
                  <w:sdtPr>
                    <w:tag w:val="goog_rdk_75"/>
                    <w:id w:val="360939426"/>
                  </w:sdtPr>
                  <w:sdtContent>
                    <w:tc>
                      <w:tcPr>
                        <w:tcW w:w="2256" w:type="dxa"/>
                        <w:tcPrChange w:id="104" w:author="" w:date="2021-04-26T08:28:00Z">
                          <w:tcPr>
                            <w:tcW w:w="0" w:type="auto"/>
                          </w:tcPr>
                        </w:tcPrChange>
                      </w:tcPr>
                      <w:p w:rsidR="006E3848" w:rsidRDefault="006E730C">
                        <w:pPr>
                          <w:pStyle w:val="Normal2"/>
                          <w:spacing w:after="100"/>
                          <w:rPr>
                            <w:sz w:val="18"/>
                            <w:szCs w:val="18"/>
                          </w:rPr>
                        </w:pPr>
                        <w:r>
                          <w:rPr>
                            <w:sz w:val="18"/>
                            <w:szCs w:val="18"/>
                          </w:rPr>
                          <w:t>FR-STAK-POOL-005</w:t>
                        </w:r>
                      </w:p>
                    </w:tc>
                  </w:sdtContent>
                </w:sdt>
                <w:sdt>
                  <w:sdtPr>
                    <w:tag w:val="goog_rdk_76"/>
                    <w:id w:val="-744031976"/>
                  </w:sdtPr>
                  <w:sdtContent>
                    <w:tc>
                      <w:tcPr>
                        <w:tcW w:w="2256" w:type="dxa"/>
                        <w:tcPrChange w:id="105" w:author="" w:date="2021-04-26T08:28:00Z">
                          <w:tcPr>
                            <w:tcW w:w="0" w:type="auto"/>
                          </w:tcPr>
                        </w:tcPrChange>
                      </w:tcPr>
                      <w:p w:rsidR="006E3848" w:rsidRDefault="006E730C">
                        <w:pPr>
                          <w:pStyle w:val="Normal2"/>
                          <w:spacing w:after="100"/>
                          <w:jc w:val="center"/>
                          <w:rPr>
                            <w:sz w:val="18"/>
                            <w:szCs w:val="18"/>
                          </w:rPr>
                        </w:pPr>
                        <w:r>
                          <w:rPr>
                            <w:sz w:val="18"/>
                            <w:szCs w:val="18"/>
                          </w:rPr>
                          <w:t>1</w:t>
                        </w:r>
                      </w:p>
                    </w:tc>
                  </w:sdtContent>
                </w:sdt>
                <w:sdt>
                  <w:sdtPr>
                    <w:tag w:val="goog_rdk_77"/>
                    <w:id w:val="-2051368803"/>
                  </w:sdtPr>
                  <w:sdtContent>
                    <w:tc>
                      <w:tcPr>
                        <w:tcW w:w="2256" w:type="dxa"/>
                        <w:tcPrChange w:id="106" w:author="" w:date="2021-04-26T08:28:00Z">
                          <w:tcPr>
                            <w:tcW w:w="0" w:type="auto"/>
                          </w:tcPr>
                        </w:tcPrChange>
                      </w:tcPr>
                      <w:p w:rsidR="006E3848" w:rsidRDefault="006E730C">
                        <w:pPr>
                          <w:pStyle w:val="Normal2"/>
                          <w:spacing w:after="100"/>
                          <w:rPr>
                            <w:sz w:val="18"/>
                            <w:szCs w:val="18"/>
                          </w:rPr>
                        </w:pPr>
                        <w:r>
                          <w:rPr>
                            <w:sz w:val="18"/>
                            <w:szCs w:val="18"/>
                          </w:rPr>
                          <w:t xml:space="preserve">STAK </w:t>
                        </w:r>
                        <w:proofErr w:type="spellStart"/>
                        <w:r>
                          <w:rPr>
                            <w:sz w:val="18"/>
                            <w:szCs w:val="18"/>
                          </w:rPr>
                          <w:t>Unstaking</w:t>
                        </w:r>
                        <w:proofErr w:type="spellEnd"/>
                      </w:p>
                    </w:tc>
                  </w:sdtContent>
                </w:sdt>
                <w:sdt>
                  <w:sdtPr>
                    <w:tag w:val="goog_rdk_78"/>
                    <w:id w:val="774361132"/>
                  </w:sdtPr>
                  <w:sdtContent>
                    <w:tc>
                      <w:tcPr>
                        <w:tcW w:w="2256" w:type="dxa"/>
                        <w:tcPrChange w:id="107" w:author="" w:date="2021-04-26T08:28:00Z">
                          <w:tcPr>
                            <w:tcW w:w="0" w:type="auto"/>
                          </w:tcPr>
                        </w:tcPrChange>
                      </w:tcPr>
                      <w:p w:rsidR="006E3848" w:rsidRDefault="006E730C">
                        <w:pPr>
                          <w:pStyle w:val="Normal2"/>
                          <w:jc w:val="both"/>
                          <w:rPr>
                            <w:b/>
                            <w:sz w:val="18"/>
                            <w:szCs w:val="18"/>
                          </w:rPr>
                        </w:pPr>
                        <w:r>
                          <w:rPr>
                            <w:b/>
                            <w:sz w:val="18"/>
                            <w:szCs w:val="18"/>
                          </w:rPr>
                          <w:t xml:space="preserve">How can a user </w:t>
                        </w:r>
                        <w:proofErr w:type="spellStart"/>
                        <w:r>
                          <w:rPr>
                            <w:b/>
                            <w:sz w:val="18"/>
                            <w:szCs w:val="18"/>
                          </w:rPr>
                          <w:t>unstake</w:t>
                        </w:r>
                        <w:proofErr w:type="spellEnd"/>
                        <w:r>
                          <w:rPr>
                            <w:b/>
                            <w:sz w:val="18"/>
                            <w:szCs w:val="18"/>
                          </w:rPr>
                          <w:t xml:space="preserve"> STAK from the staking pool?</w:t>
                        </w:r>
                        <w:r>
                          <w:rPr>
                            <w:b/>
                            <w:sz w:val="18"/>
                            <w:szCs w:val="18"/>
                          </w:rPr>
                          <w:br/>
                        </w:r>
                      </w:p>
                    </w:tc>
                  </w:sdtContent>
                </w:sdt>
              </w:tr>
            </w:sdtContent>
          </w:sdt>
          <w:sdt>
            <w:sdtPr>
              <w:tag w:val="goog_rdk_79"/>
              <w:id w:val="1665745142"/>
            </w:sdtPr>
            <w:sdtContent>
              <w:tr w:rsidR="006E3848" w:rsidTr="006E3848">
                <w:trPr>
                  <w:trPrChange w:id="108" w:author="" w:date="2021-04-26T08:28:00Z">
                    <w:trPr>
                      <w:gridAfter w:val="0"/>
                      <w:trHeight w:val="813"/>
                    </w:trPr>
                  </w:trPrChange>
                </w:trPr>
                <w:sdt>
                  <w:sdtPr>
                    <w:tag w:val="goog_rdk_80"/>
                    <w:id w:val="1444961231"/>
                  </w:sdtPr>
                  <w:sdtContent>
                    <w:tc>
                      <w:tcPr>
                        <w:tcW w:w="9024" w:type="dxa"/>
                        <w:gridSpan w:val="4"/>
                        <w:tcPrChange w:id="109" w:author="" w:date="2021-04-26T08:28:00Z">
                          <w:tcPr>
                            <w:tcW w:w="0" w:type="auto"/>
                            <w:shd w:val="clear" w:color="auto" w:fill="DBE5F1"/>
                          </w:tcPr>
                        </w:tcPrChange>
                      </w:tcPr>
                      <w:p w:rsidR="006E3848" w:rsidRDefault="006E730C">
                        <w:pPr>
                          <w:pStyle w:val="Normal2"/>
                          <w:jc w:val="both"/>
                        </w:pPr>
                        <w:r>
                          <w:t>In general, a user compounds his current reward to increase his current staking STAK to earn more incentives. When user press the ‘Compound’ button, a popup is invoked which includes:</w:t>
                        </w:r>
                      </w:p>
                      <w:p w:rsidR="006E3848" w:rsidRDefault="006E730C">
                        <w:pPr>
                          <w:pStyle w:val="Normal2"/>
                          <w:numPr>
                            <w:ilvl w:val="0"/>
                            <w:numId w:val="8"/>
                          </w:numPr>
                          <w:jc w:val="both"/>
                        </w:pPr>
                        <w:r>
                          <w:t xml:space="preserve">Your reward: </w:t>
                        </w:r>
                      </w:p>
                      <w:p w:rsidR="006E3848" w:rsidRDefault="006E730C">
                        <w:pPr>
                          <w:pStyle w:val="Normal2"/>
                          <w:numPr>
                            <w:ilvl w:val="1"/>
                            <w:numId w:val="8"/>
                          </w:numPr>
                          <w:jc w:val="both"/>
                        </w:pPr>
                        <w:bookmarkStart w:id="110" w:name="_heading=h.1sdqb9yn7wtk" w:colFirst="0" w:colLast="0"/>
                        <w:bookmarkEnd w:id="110"/>
                        <w:r>
                          <w:t>A user’s current reward in STAK</w:t>
                        </w:r>
                      </w:p>
                      <w:p w:rsidR="006E3848" w:rsidRDefault="006E730C">
                        <w:pPr>
                          <w:pStyle w:val="Normal2"/>
                          <w:numPr>
                            <w:ilvl w:val="0"/>
                            <w:numId w:val="8"/>
                          </w:numPr>
                          <w:jc w:val="both"/>
                        </w:pPr>
                        <w:r>
                          <w:t>‘Compound’ button</w:t>
                        </w:r>
                      </w:p>
                      <w:p w:rsidR="006E3848" w:rsidRDefault="006E730C">
                        <w:pPr>
                          <w:pStyle w:val="Normal2"/>
                          <w:spacing w:before="280" w:after="280" w:line="276" w:lineRule="auto"/>
                          <w:rPr>
                            <w:b/>
                          </w:rPr>
                        </w:pPr>
                        <w:r>
                          <w:rPr>
                            <w:b/>
                          </w:rPr>
                          <w:t>Acceptance Criteria:</w:t>
                        </w:r>
                      </w:p>
                      <w:p w:rsidR="006E3848" w:rsidRDefault="006E730C">
                        <w:pPr>
                          <w:pStyle w:val="Normal2"/>
                          <w:numPr>
                            <w:ilvl w:val="0"/>
                            <w:numId w:val="3"/>
                          </w:numPr>
                          <w:spacing w:before="280" w:after="280" w:line="276" w:lineRule="auto"/>
                        </w:pPr>
                        <w:r>
                          <w:t>Current reward must greater than 0 JSTAK</w:t>
                        </w:r>
                      </w:p>
                    </w:tc>
                  </w:sdtContent>
                </w:sdt>
              </w:tr>
            </w:sdtContent>
          </w:sdt>
        </w:tbl>
      </w:sdtContent>
    </w:sdt>
    <w:p w:rsidR="006E3848" w:rsidRDefault="006E3848">
      <w:pPr>
        <w:pStyle w:val="heading32"/>
        <w:ind w:left="0" w:firstLine="0"/>
      </w:pPr>
      <w:bookmarkStart w:id="111" w:name="_heading=h.z2bxzdo4z1v8" w:colFirst="0" w:colLast="0"/>
      <w:bookmarkEnd w:id="111"/>
    </w:p>
    <w:p w:rsidR="006E3848" w:rsidRDefault="006E730C">
      <w:pPr>
        <w:pStyle w:val="Normal2"/>
      </w:pPr>
      <w:r>
        <w:rPr>
          <w:noProof/>
          <w:lang w:val="en-US"/>
        </w:rPr>
        <w:drawing>
          <wp:inline distT="114300" distB="114300" distL="114300" distR="114300">
            <wp:extent cx="5731200" cy="3898900"/>
            <wp:effectExtent l="0" t="0" r="0" b="0"/>
            <wp:docPr id="9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731200" cy="3898900"/>
                    </a:xfrm>
                    <a:prstGeom prst="rect">
                      <a:avLst/>
                    </a:prstGeom>
                    <a:ln/>
                  </pic:spPr>
                </pic:pic>
              </a:graphicData>
            </a:graphic>
          </wp:inline>
        </w:drawing>
      </w:r>
    </w:p>
    <w:p w:rsidR="006E3848" w:rsidRDefault="006E3848">
      <w:pPr>
        <w:pStyle w:val="Normal2"/>
      </w:pPr>
    </w:p>
    <w:p w:rsidR="006E3848" w:rsidRDefault="006E730C">
      <w:pPr>
        <w:pStyle w:val="heading32"/>
        <w:ind w:left="0" w:firstLine="0"/>
      </w:pPr>
      <w:bookmarkStart w:id="112" w:name="_heading=h.1fg0u1i28k9e" w:colFirst="0" w:colLast="0"/>
      <w:bookmarkEnd w:id="112"/>
      <w:r>
        <w:t>3.2.5. Claiming</w:t>
      </w:r>
    </w:p>
    <w:p w:rsidR="006E3848" w:rsidRDefault="006E730C">
      <w:pPr>
        <w:pStyle w:val="Normal2"/>
      </w:pPr>
      <w:r>
        <w:rPr>
          <w:noProof/>
          <w:lang w:val="en-US"/>
        </w:rPr>
        <w:drawing>
          <wp:inline distT="114300" distB="114300" distL="114300" distR="114300">
            <wp:extent cx="5731200" cy="977900"/>
            <wp:effectExtent l="0" t="0" r="0" b="0"/>
            <wp:docPr id="10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31200" cy="977900"/>
                    </a:xfrm>
                    <a:prstGeom prst="rect">
                      <a:avLst/>
                    </a:prstGeom>
                    <a:ln/>
                  </pic:spPr>
                </pic:pic>
              </a:graphicData>
            </a:graphic>
          </wp:inline>
        </w:drawing>
      </w:r>
    </w:p>
    <w:p w:rsidR="006E3848" w:rsidRDefault="006E730C">
      <w:pPr>
        <w:pStyle w:val="Normal2"/>
        <w:jc w:val="center"/>
        <w:rPr>
          <w:b/>
          <w:i/>
        </w:rPr>
      </w:pPr>
      <w:r>
        <w:rPr>
          <w:b/>
          <w:i/>
        </w:rPr>
        <w:t>Claiming</w:t>
      </w:r>
    </w:p>
    <w:p w:rsidR="006E3848" w:rsidRDefault="006E3848">
      <w:pPr>
        <w:pStyle w:val="Normal2"/>
        <w:jc w:val="center"/>
        <w:rPr>
          <w:b/>
          <w:i/>
        </w:rPr>
      </w:pPr>
    </w:p>
    <w:p w:rsidR="006E3848" w:rsidRDefault="006E730C">
      <w:pPr>
        <w:pStyle w:val="Normal2"/>
        <w:spacing w:line="360" w:lineRule="auto"/>
        <w:jc w:val="both"/>
      </w:pPr>
      <w:r>
        <w:t xml:space="preserve">As a user of </w:t>
      </w:r>
      <w:proofErr w:type="spellStart"/>
      <w:r>
        <w:t>Stakbank</w:t>
      </w:r>
      <w:proofErr w:type="spellEnd"/>
      <w:r>
        <w:t>, I can claim reward in STAK from the staking pool.</w:t>
      </w:r>
    </w:p>
    <w:sdt>
      <w:sdtPr>
        <w:tag w:val="goog_rdk_100"/>
        <w:id w:val="-300617679"/>
      </w:sdtPr>
      <w:sdtContent>
        <w:tbl>
          <w:tblPr>
            <w:tblStyle w:val="affffffffff5"/>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Change w:id="113" w:author="" w:date="2021-04-26T08:28:00Z">
              <w:tblPr>
                <w:tblStyle w:val="affffffffff5"/>
                <w:tblW w:w="0" w:type="nil"/>
                <w:tblLayout w:type="fixed"/>
                <w:tblLook w:val="0400" w:firstRow="0" w:lastRow="0" w:firstColumn="0" w:lastColumn="0" w:noHBand="0" w:noVBand="1"/>
              </w:tblPr>
            </w:tblPrChange>
          </w:tblPr>
          <w:tblGrid>
            <w:gridCol w:w="2256"/>
            <w:gridCol w:w="2256"/>
            <w:gridCol w:w="2256"/>
            <w:gridCol w:w="2256"/>
            <w:tblGridChange w:id="114">
              <w:tblGrid>
                <w:gridCol w:w="2256"/>
                <w:gridCol w:w="2256"/>
                <w:gridCol w:w="2256"/>
                <w:gridCol w:w="2256"/>
              </w:tblGrid>
            </w:tblGridChange>
          </w:tblGrid>
          <w:sdt>
            <w:sdtPr>
              <w:tag w:val="goog_rdk_85"/>
              <w:id w:val="-1848786533"/>
            </w:sdtPr>
            <w:sdtContent>
              <w:tr w:rsidR="006E3848" w:rsidTr="006E3848">
                <w:trPr>
                  <w:trPrChange w:id="115" w:author="" w:date="2021-04-26T08:28:00Z">
                    <w:trPr>
                      <w:trHeight w:val="243"/>
                    </w:trPr>
                  </w:trPrChange>
                </w:trPr>
                <w:sdt>
                  <w:sdtPr>
                    <w:tag w:val="goog_rdk_86"/>
                    <w:id w:val="-1992638112"/>
                  </w:sdtPr>
                  <w:sdtContent>
                    <w:tc>
                      <w:tcPr>
                        <w:tcW w:w="2256" w:type="dxa"/>
                        <w:tcPrChange w:id="116" w:author="" w:date="2021-04-26T08:28:00Z">
                          <w:tcPr>
                            <w:tcW w:w="0" w:type="auto"/>
                            <w:shd w:val="clear" w:color="auto" w:fill="00B0F0"/>
                            <w:vAlign w:val="center"/>
                          </w:tcPr>
                        </w:tcPrChange>
                      </w:tcPr>
                      <w:p w:rsidR="006E3848" w:rsidRDefault="006E730C">
                        <w:pPr>
                          <w:pStyle w:val="Normal2"/>
                          <w:rPr>
                            <w:b/>
                            <w:color w:val="FFFFFF"/>
                            <w:sz w:val="20"/>
                            <w:szCs w:val="20"/>
                          </w:rPr>
                        </w:pPr>
                        <w:r>
                          <w:rPr>
                            <w:b/>
                            <w:color w:val="FFFFFF"/>
                            <w:sz w:val="20"/>
                            <w:szCs w:val="20"/>
                          </w:rPr>
                          <w:t>Req. ID</w:t>
                        </w:r>
                      </w:p>
                    </w:tc>
                  </w:sdtContent>
                </w:sdt>
                <w:sdt>
                  <w:sdtPr>
                    <w:tag w:val="goog_rdk_87"/>
                    <w:id w:val="-378703302"/>
                  </w:sdtPr>
                  <w:sdtContent>
                    <w:tc>
                      <w:tcPr>
                        <w:tcW w:w="2256" w:type="dxa"/>
                        <w:tcPrChange w:id="117" w:author="" w:date="2021-04-26T08:28:00Z">
                          <w:tcPr>
                            <w:tcW w:w="0" w:type="auto"/>
                            <w:shd w:val="clear" w:color="auto" w:fill="00B0F0"/>
                            <w:vAlign w:val="center"/>
                          </w:tcPr>
                        </w:tcPrChange>
                      </w:tcPr>
                      <w:p w:rsidR="006E3848" w:rsidRDefault="006E730C">
                        <w:pPr>
                          <w:pStyle w:val="Normal2"/>
                          <w:rPr>
                            <w:b/>
                            <w:color w:val="FFFFFF"/>
                            <w:sz w:val="20"/>
                            <w:szCs w:val="20"/>
                          </w:rPr>
                        </w:pPr>
                        <w:r>
                          <w:rPr>
                            <w:b/>
                            <w:color w:val="FFFFFF"/>
                            <w:sz w:val="20"/>
                            <w:szCs w:val="20"/>
                          </w:rPr>
                          <w:t>Priority</w:t>
                        </w:r>
                      </w:p>
                    </w:tc>
                  </w:sdtContent>
                </w:sdt>
                <w:sdt>
                  <w:sdtPr>
                    <w:tag w:val="goog_rdk_88"/>
                    <w:id w:val="1968855857"/>
                  </w:sdtPr>
                  <w:sdtContent>
                    <w:tc>
                      <w:tcPr>
                        <w:tcW w:w="2256" w:type="dxa"/>
                        <w:tcPrChange w:id="118" w:author="" w:date="2021-04-26T08:28:00Z">
                          <w:tcPr>
                            <w:tcW w:w="0" w:type="auto"/>
                            <w:shd w:val="clear" w:color="auto" w:fill="00B0F0"/>
                            <w:vAlign w:val="center"/>
                          </w:tcPr>
                        </w:tcPrChange>
                      </w:tcPr>
                      <w:p w:rsidR="006E3848" w:rsidRDefault="006E730C">
                        <w:pPr>
                          <w:pStyle w:val="Normal2"/>
                          <w:rPr>
                            <w:b/>
                            <w:color w:val="FFFFFF"/>
                            <w:sz w:val="20"/>
                            <w:szCs w:val="20"/>
                          </w:rPr>
                        </w:pPr>
                        <w:r>
                          <w:rPr>
                            <w:b/>
                            <w:color w:val="FFFFFF"/>
                            <w:sz w:val="20"/>
                            <w:szCs w:val="20"/>
                          </w:rPr>
                          <w:t>User Story</w:t>
                        </w:r>
                      </w:p>
                    </w:tc>
                  </w:sdtContent>
                </w:sdt>
                <w:sdt>
                  <w:sdtPr>
                    <w:tag w:val="goog_rdk_89"/>
                    <w:id w:val="-835909716"/>
                  </w:sdtPr>
                  <w:sdtContent>
                    <w:tc>
                      <w:tcPr>
                        <w:tcW w:w="2256" w:type="dxa"/>
                        <w:tcPrChange w:id="119" w:author="" w:date="2021-04-26T08:28:00Z">
                          <w:tcPr>
                            <w:tcW w:w="0" w:type="auto"/>
                            <w:shd w:val="clear" w:color="auto" w:fill="00B0F0"/>
                            <w:vAlign w:val="center"/>
                          </w:tcPr>
                        </w:tcPrChange>
                      </w:tcPr>
                      <w:p w:rsidR="006E3848" w:rsidRDefault="006E730C">
                        <w:pPr>
                          <w:pStyle w:val="Normal2"/>
                          <w:rPr>
                            <w:b/>
                            <w:color w:val="FFFFFF"/>
                            <w:sz w:val="20"/>
                            <w:szCs w:val="20"/>
                          </w:rPr>
                        </w:pPr>
                        <w:r>
                          <w:rPr>
                            <w:b/>
                            <w:color w:val="FFFFFF"/>
                            <w:sz w:val="20"/>
                            <w:szCs w:val="20"/>
                          </w:rPr>
                          <w:t>Description / Remarks</w:t>
                        </w:r>
                      </w:p>
                    </w:tc>
                  </w:sdtContent>
                </w:sdt>
              </w:tr>
            </w:sdtContent>
          </w:sdt>
          <w:sdt>
            <w:sdtPr>
              <w:tag w:val="goog_rdk_90"/>
              <w:id w:val="-665554802"/>
            </w:sdtPr>
            <w:sdtContent>
              <w:tr w:rsidR="006E3848" w:rsidTr="006E3848">
                <w:sdt>
                  <w:sdtPr>
                    <w:tag w:val="goog_rdk_91"/>
                    <w:id w:val="-1255272100"/>
                  </w:sdtPr>
                  <w:sdtContent>
                    <w:tc>
                      <w:tcPr>
                        <w:tcW w:w="2256" w:type="dxa"/>
                        <w:tcPrChange w:id="120" w:author="" w:date="2021-04-26T08:28:00Z">
                          <w:tcPr>
                            <w:tcW w:w="0" w:type="auto"/>
                          </w:tcPr>
                        </w:tcPrChange>
                      </w:tcPr>
                      <w:p w:rsidR="006E3848" w:rsidRDefault="006E730C">
                        <w:pPr>
                          <w:pStyle w:val="Normal2"/>
                          <w:spacing w:after="100"/>
                          <w:rPr>
                            <w:sz w:val="18"/>
                            <w:szCs w:val="18"/>
                          </w:rPr>
                        </w:pPr>
                        <w:r>
                          <w:rPr>
                            <w:sz w:val="18"/>
                            <w:szCs w:val="18"/>
                          </w:rPr>
                          <w:t>FR-STAK-POOL-006</w:t>
                        </w:r>
                      </w:p>
                    </w:tc>
                  </w:sdtContent>
                </w:sdt>
                <w:sdt>
                  <w:sdtPr>
                    <w:tag w:val="goog_rdk_92"/>
                    <w:id w:val="1363704771"/>
                  </w:sdtPr>
                  <w:sdtContent>
                    <w:tc>
                      <w:tcPr>
                        <w:tcW w:w="2256" w:type="dxa"/>
                        <w:tcPrChange w:id="121" w:author="" w:date="2021-04-26T08:28:00Z">
                          <w:tcPr>
                            <w:tcW w:w="0" w:type="auto"/>
                          </w:tcPr>
                        </w:tcPrChange>
                      </w:tcPr>
                      <w:p w:rsidR="006E3848" w:rsidRDefault="006E730C">
                        <w:pPr>
                          <w:pStyle w:val="Normal2"/>
                          <w:spacing w:after="100"/>
                          <w:jc w:val="center"/>
                          <w:rPr>
                            <w:sz w:val="18"/>
                            <w:szCs w:val="18"/>
                          </w:rPr>
                        </w:pPr>
                        <w:r>
                          <w:rPr>
                            <w:sz w:val="18"/>
                            <w:szCs w:val="18"/>
                          </w:rPr>
                          <w:t>1</w:t>
                        </w:r>
                      </w:p>
                    </w:tc>
                  </w:sdtContent>
                </w:sdt>
                <w:sdt>
                  <w:sdtPr>
                    <w:tag w:val="goog_rdk_93"/>
                    <w:id w:val="1118341961"/>
                  </w:sdtPr>
                  <w:sdtContent>
                    <w:tc>
                      <w:tcPr>
                        <w:tcW w:w="2256" w:type="dxa"/>
                        <w:tcPrChange w:id="122" w:author="" w:date="2021-04-26T08:28:00Z">
                          <w:tcPr>
                            <w:tcW w:w="0" w:type="auto"/>
                          </w:tcPr>
                        </w:tcPrChange>
                      </w:tcPr>
                      <w:p w:rsidR="006E3848" w:rsidRDefault="006E730C">
                        <w:pPr>
                          <w:pStyle w:val="Normal2"/>
                          <w:spacing w:after="100"/>
                          <w:rPr>
                            <w:sz w:val="18"/>
                            <w:szCs w:val="18"/>
                          </w:rPr>
                        </w:pPr>
                        <w:r>
                          <w:rPr>
                            <w:sz w:val="18"/>
                            <w:szCs w:val="18"/>
                          </w:rPr>
                          <w:t>STAK Claiming</w:t>
                        </w:r>
                      </w:p>
                    </w:tc>
                  </w:sdtContent>
                </w:sdt>
                <w:sdt>
                  <w:sdtPr>
                    <w:tag w:val="goog_rdk_94"/>
                    <w:id w:val="-860357820"/>
                  </w:sdtPr>
                  <w:sdtContent>
                    <w:tc>
                      <w:tcPr>
                        <w:tcW w:w="2256" w:type="dxa"/>
                        <w:tcPrChange w:id="123" w:author="" w:date="2021-04-26T08:28:00Z">
                          <w:tcPr>
                            <w:tcW w:w="0" w:type="auto"/>
                          </w:tcPr>
                        </w:tcPrChange>
                      </w:tcPr>
                      <w:p w:rsidR="006E3848" w:rsidRDefault="006E730C">
                        <w:pPr>
                          <w:pStyle w:val="Normal2"/>
                          <w:jc w:val="both"/>
                          <w:rPr>
                            <w:b/>
                            <w:sz w:val="18"/>
                            <w:szCs w:val="18"/>
                          </w:rPr>
                        </w:pPr>
                        <w:r>
                          <w:rPr>
                            <w:b/>
                            <w:sz w:val="18"/>
                            <w:szCs w:val="18"/>
                          </w:rPr>
                          <w:t>How can a user claim reward from the staking pool?</w:t>
                        </w:r>
                        <w:r>
                          <w:rPr>
                            <w:b/>
                            <w:sz w:val="18"/>
                            <w:szCs w:val="18"/>
                          </w:rPr>
                          <w:br/>
                        </w:r>
                      </w:p>
                    </w:tc>
                  </w:sdtContent>
                </w:sdt>
              </w:tr>
            </w:sdtContent>
          </w:sdt>
          <w:sdt>
            <w:sdtPr>
              <w:tag w:val="goog_rdk_95"/>
              <w:id w:val="-299683899"/>
            </w:sdtPr>
            <w:sdtContent>
              <w:tr w:rsidR="006E3848" w:rsidTr="006E3848">
                <w:trPr>
                  <w:trPrChange w:id="124" w:author="" w:date="2021-04-26T08:28:00Z">
                    <w:trPr>
                      <w:gridAfter w:val="0"/>
                      <w:trHeight w:val="813"/>
                    </w:trPr>
                  </w:trPrChange>
                </w:trPr>
                <w:sdt>
                  <w:sdtPr>
                    <w:tag w:val="goog_rdk_96"/>
                    <w:id w:val="1441729338"/>
                  </w:sdtPr>
                  <w:sdtContent>
                    <w:tc>
                      <w:tcPr>
                        <w:tcW w:w="9024" w:type="dxa"/>
                        <w:gridSpan w:val="4"/>
                        <w:tcPrChange w:id="125" w:author="" w:date="2021-04-26T08:28:00Z">
                          <w:tcPr>
                            <w:tcW w:w="0" w:type="auto"/>
                            <w:shd w:val="clear" w:color="auto" w:fill="DBE5F1"/>
                          </w:tcPr>
                        </w:tcPrChange>
                      </w:tcPr>
                      <w:p w:rsidR="006E3848" w:rsidRDefault="006E730C">
                        <w:pPr>
                          <w:pStyle w:val="Normal2"/>
                          <w:spacing w:before="40" w:after="40"/>
                          <w:jc w:val="both"/>
                        </w:pPr>
                        <w:r>
                          <w:t>At the end of a day (which is supposed to be at 21:00 PST), he will receive a reward in JSTAK which is calculated based on the APY.</w:t>
                        </w:r>
                      </w:p>
                      <w:p w:rsidR="006E3848" w:rsidRDefault="006E730C">
                        <w:pPr>
                          <w:pStyle w:val="Normal2"/>
                          <w:jc w:val="both"/>
                        </w:pPr>
                        <w:bookmarkStart w:id="126" w:name="_heading=h.gmbb0bpn8i51" w:colFirst="0" w:colLast="0"/>
                        <w:bookmarkEnd w:id="126"/>
                        <w:r>
                          <w:t>When user press the ‘Claim’ button, a popup is invoked which includes:</w:t>
                        </w:r>
                      </w:p>
                      <w:p w:rsidR="006E3848" w:rsidRDefault="006E730C">
                        <w:pPr>
                          <w:pStyle w:val="Normal2"/>
                          <w:numPr>
                            <w:ilvl w:val="0"/>
                            <w:numId w:val="8"/>
                          </w:numPr>
                          <w:jc w:val="both"/>
                        </w:pPr>
                        <w:bookmarkStart w:id="127" w:name="_heading=h.1lyq1si9nrid" w:colFirst="0" w:colLast="0"/>
                        <w:bookmarkEnd w:id="127"/>
                        <w:r>
                          <w:t>Current reward in STAK</w:t>
                        </w:r>
                      </w:p>
                      <w:p w:rsidR="006E3848" w:rsidRDefault="006E730C">
                        <w:pPr>
                          <w:pStyle w:val="Normal2"/>
                          <w:numPr>
                            <w:ilvl w:val="0"/>
                            <w:numId w:val="8"/>
                          </w:numPr>
                          <w:jc w:val="both"/>
                        </w:pPr>
                        <w:bookmarkStart w:id="128" w:name="_heading=h.glej9g3c1x56" w:colFirst="0" w:colLast="0"/>
                        <w:bookmarkEnd w:id="128"/>
                        <w:r>
                          <w:t>Confirm claiming popup</w:t>
                        </w:r>
                      </w:p>
                      <w:p w:rsidR="006E3848" w:rsidRDefault="006E730C">
                        <w:pPr>
                          <w:pStyle w:val="Normal2"/>
                          <w:numPr>
                            <w:ilvl w:val="0"/>
                            <w:numId w:val="8"/>
                          </w:numPr>
                          <w:jc w:val="both"/>
                        </w:pPr>
                        <w:r>
                          <w:t>A user receives JSTAK</w:t>
                        </w:r>
                      </w:p>
                      <w:p w:rsidR="006E3848" w:rsidRDefault="00067D02">
                        <w:pPr>
                          <w:pStyle w:val="Normal2"/>
                          <w:jc w:val="both"/>
                        </w:pPr>
                      </w:p>
                    </w:tc>
                  </w:sdtContent>
                </w:sdt>
              </w:tr>
            </w:sdtContent>
          </w:sdt>
        </w:tbl>
      </w:sdtContent>
    </w:sdt>
    <w:p w:rsidR="006E3848" w:rsidRDefault="006E3848">
      <w:pPr>
        <w:pStyle w:val="Normal2"/>
      </w:pPr>
    </w:p>
    <w:p w:rsidR="006E3848" w:rsidRDefault="006E730C">
      <w:pPr>
        <w:pStyle w:val="Normal2"/>
      </w:pPr>
      <w:r>
        <w:rPr>
          <w:noProof/>
          <w:lang w:val="en-US"/>
        </w:rPr>
        <w:lastRenderedPageBreak/>
        <w:drawing>
          <wp:inline distT="114300" distB="114300" distL="114300" distR="114300">
            <wp:extent cx="5731200" cy="3898900"/>
            <wp:effectExtent l="0" t="0" r="0" b="0"/>
            <wp:docPr id="9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731200" cy="3898900"/>
                    </a:xfrm>
                    <a:prstGeom prst="rect">
                      <a:avLst/>
                    </a:prstGeom>
                    <a:ln/>
                  </pic:spPr>
                </pic:pic>
              </a:graphicData>
            </a:graphic>
          </wp:inline>
        </w:drawing>
      </w:r>
    </w:p>
    <w:p w:rsidR="006E3848" w:rsidRDefault="006E3848">
      <w:pPr>
        <w:pStyle w:val="Normal2"/>
      </w:pPr>
    </w:p>
    <w:p w:rsidR="006E3848" w:rsidRDefault="006E730C">
      <w:pPr>
        <w:pStyle w:val="heading22"/>
        <w:ind w:left="0" w:firstLine="0"/>
      </w:pPr>
      <w:bookmarkStart w:id="129" w:name="_heading=h.f6jci6rbfmy2" w:colFirst="0" w:colLast="0"/>
      <w:bookmarkEnd w:id="129"/>
      <w:r>
        <w:t>3.3. Farms</w:t>
      </w:r>
    </w:p>
    <w:p w:rsidR="006E3848" w:rsidRDefault="006E730C">
      <w:pPr>
        <w:pStyle w:val="Normal2"/>
      </w:pPr>
      <w:r>
        <w:t xml:space="preserve">As a user of </w:t>
      </w:r>
      <w:proofErr w:type="spellStart"/>
      <w:r>
        <w:t>Stakbank</w:t>
      </w:r>
      <w:proofErr w:type="spellEnd"/>
      <w:r>
        <w:t>, I can view the Farms screen</w:t>
      </w:r>
    </w:p>
    <w:tbl>
      <w:tblPr>
        <w:tblStyle w:val="affffffffff7"/>
        <w:tblW w:w="906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1413"/>
        <w:gridCol w:w="850"/>
        <w:gridCol w:w="1418"/>
        <w:gridCol w:w="5386"/>
      </w:tblGrid>
      <w:tr w:rsidR="006E3848">
        <w:trPr>
          <w:trHeight w:val="548"/>
        </w:trPr>
        <w:tc>
          <w:tcPr>
            <w:tcW w:w="1413" w:type="dxa"/>
            <w:shd w:val="clear" w:color="auto" w:fill="00B0F0"/>
            <w:vAlign w:val="center"/>
          </w:tcPr>
          <w:p w:rsidR="006E3848" w:rsidRDefault="006E730C">
            <w:pPr>
              <w:pStyle w:val="Normal2"/>
            </w:pPr>
            <w:r>
              <w:t>Req. ID</w:t>
            </w:r>
          </w:p>
        </w:tc>
        <w:tc>
          <w:tcPr>
            <w:tcW w:w="850" w:type="dxa"/>
            <w:shd w:val="clear" w:color="auto" w:fill="00B0F0"/>
            <w:vAlign w:val="center"/>
          </w:tcPr>
          <w:p w:rsidR="006E3848" w:rsidRDefault="006E730C">
            <w:pPr>
              <w:pStyle w:val="Normal2"/>
            </w:pPr>
            <w:r>
              <w:t>Priority</w:t>
            </w:r>
          </w:p>
        </w:tc>
        <w:tc>
          <w:tcPr>
            <w:tcW w:w="1418" w:type="dxa"/>
            <w:shd w:val="clear" w:color="auto" w:fill="00B0F0"/>
            <w:vAlign w:val="center"/>
          </w:tcPr>
          <w:p w:rsidR="006E3848" w:rsidRDefault="006E730C">
            <w:pPr>
              <w:pStyle w:val="Normal2"/>
            </w:pPr>
            <w:r>
              <w:t>User Story</w:t>
            </w:r>
          </w:p>
        </w:tc>
        <w:tc>
          <w:tcPr>
            <w:tcW w:w="5386" w:type="dxa"/>
            <w:shd w:val="clear" w:color="auto" w:fill="00B0F0"/>
            <w:vAlign w:val="center"/>
          </w:tcPr>
          <w:p w:rsidR="006E3848" w:rsidRDefault="006E730C">
            <w:pPr>
              <w:pStyle w:val="Normal2"/>
            </w:pPr>
            <w:r>
              <w:t>Description / Remarks</w:t>
            </w:r>
          </w:p>
        </w:tc>
      </w:tr>
      <w:tr w:rsidR="006E3848">
        <w:trPr>
          <w:trHeight w:val="789"/>
        </w:trPr>
        <w:tc>
          <w:tcPr>
            <w:tcW w:w="1413" w:type="dxa"/>
          </w:tcPr>
          <w:p w:rsidR="006E3848" w:rsidRDefault="006E730C">
            <w:pPr>
              <w:pStyle w:val="Normal2"/>
              <w:spacing w:after="100"/>
            </w:pPr>
            <w:r>
              <w:t>FR-STAK-FARM-001</w:t>
            </w:r>
          </w:p>
        </w:tc>
        <w:tc>
          <w:tcPr>
            <w:tcW w:w="850" w:type="dxa"/>
          </w:tcPr>
          <w:p w:rsidR="006E3848" w:rsidRDefault="006E730C">
            <w:pPr>
              <w:pStyle w:val="Normal2"/>
              <w:spacing w:after="100"/>
              <w:jc w:val="center"/>
            </w:pPr>
            <w:r>
              <w:t>1</w:t>
            </w:r>
          </w:p>
        </w:tc>
        <w:tc>
          <w:tcPr>
            <w:tcW w:w="1418" w:type="dxa"/>
          </w:tcPr>
          <w:p w:rsidR="006E3848" w:rsidRDefault="006E730C">
            <w:pPr>
              <w:pStyle w:val="Normal2"/>
              <w:spacing w:after="100"/>
            </w:pPr>
            <w:r>
              <w:t>View farms</w:t>
            </w:r>
          </w:p>
        </w:tc>
        <w:tc>
          <w:tcPr>
            <w:tcW w:w="5386" w:type="dxa"/>
          </w:tcPr>
          <w:p w:rsidR="006E3848" w:rsidRDefault="006E730C">
            <w:pPr>
              <w:pStyle w:val="Normal2"/>
              <w:jc w:val="both"/>
            </w:pPr>
            <w:r>
              <w:t>A user can view the Farm screen</w:t>
            </w:r>
          </w:p>
        </w:tc>
      </w:tr>
      <w:tr w:rsidR="006E3848">
        <w:trPr>
          <w:trHeight w:val="813"/>
        </w:trPr>
        <w:tc>
          <w:tcPr>
            <w:tcW w:w="9067" w:type="dxa"/>
            <w:gridSpan w:val="4"/>
            <w:shd w:val="clear" w:color="auto" w:fill="DBE5F1"/>
          </w:tcPr>
          <w:p w:rsidR="006E3848" w:rsidRDefault="006E730C">
            <w:pPr>
              <w:pStyle w:val="Normal2"/>
              <w:numPr>
                <w:ilvl w:val="0"/>
                <w:numId w:val="10"/>
              </w:numPr>
              <w:spacing w:after="280"/>
            </w:pPr>
            <w:r>
              <w:t>Pool screen contains:</w:t>
            </w:r>
          </w:p>
          <w:p w:rsidR="006E3848" w:rsidRDefault="006E730C">
            <w:pPr>
              <w:pStyle w:val="Normal2"/>
              <w:numPr>
                <w:ilvl w:val="1"/>
                <w:numId w:val="10"/>
              </w:numPr>
              <w:spacing w:after="280"/>
            </w:pPr>
            <w:r>
              <w:t>STAK - ETH LP token pool:</w:t>
            </w:r>
          </w:p>
          <w:p w:rsidR="006E3848" w:rsidRDefault="006E730C">
            <w:pPr>
              <w:pStyle w:val="Normal2"/>
              <w:numPr>
                <w:ilvl w:val="2"/>
                <w:numId w:val="10"/>
              </w:numPr>
              <w:spacing w:after="280"/>
            </w:pPr>
            <w:r>
              <w:t>STAK earned: in STAK and USD fiat currency</w:t>
            </w:r>
          </w:p>
          <w:p w:rsidR="006E3848" w:rsidRDefault="006E730C">
            <w:pPr>
              <w:pStyle w:val="Normal2"/>
              <w:numPr>
                <w:ilvl w:val="2"/>
                <w:numId w:val="10"/>
              </w:numPr>
              <w:spacing w:after="280"/>
            </w:pPr>
            <w:r>
              <w:t>Stake LP Tokens: A user presses this button to stake LP tokens</w:t>
            </w:r>
          </w:p>
          <w:p w:rsidR="006E3848" w:rsidRDefault="006E730C">
            <w:pPr>
              <w:pStyle w:val="Normal2"/>
              <w:numPr>
                <w:ilvl w:val="2"/>
                <w:numId w:val="10"/>
              </w:numPr>
              <w:spacing w:after="280"/>
            </w:pPr>
            <w:proofErr w:type="spellStart"/>
            <w:r>
              <w:t>Unstake</w:t>
            </w:r>
            <w:proofErr w:type="spellEnd"/>
            <w:r>
              <w:t xml:space="preserve"> LP Tokens: A user presses this button to </w:t>
            </w:r>
            <w:proofErr w:type="spellStart"/>
            <w:r>
              <w:t>unstake</w:t>
            </w:r>
            <w:proofErr w:type="spellEnd"/>
            <w:r>
              <w:t xml:space="preserve"> LP tokens</w:t>
            </w:r>
          </w:p>
          <w:p w:rsidR="006E3848" w:rsidRDefault="006E730C">
            <w:pPr>
              <w:pStyle w:val="Normal2"/>
              <w:numPr>
                <w:ilvl w:val="2"/>
                <w:numId w:val="10"/>
              </w:numPr>
              <w:spacing w:after="280"/>
            </w:pPr>
            <w:r>
              <w:t>Harvest: A user press this button to receive STAK as reward</w:t>
            </w:r>
          </w:p>
          <w:p w:rsidR="006E3848" w:rsidRDefault="006E730C">
            <w:pPr>
              <w:pStyle w:val="Normal2"/>
              <w:numPr>
                <w:ilvl w:val="1"/>
                <w:numId w:val="10"/>
              </w:numPr>
              <w:spacing w:after="280"/>
            </w:pPr>
            <w:r>
              <w:t>Your position:</w:t>
            </w:r>
          </w:p>
          <w:p w:rsidR="006E3848" w:rsidRDefault="006E730C">
            <w:pPr>
              <w:pStyle w:val="Normal2"/>
              <w:numPr>
                <w:ilvl w:val="2"/>
                <w:numId w:val="10"/>
              </w:numPr>
              <w:spacing w:after="280"/>
            </w:pPr>
            <w:r>
              <w:t>Get STAK-ETH LP Tokens: A user presses this button to be directed to UNISWAP for generating LP tokens</w:t>
            </w:r>
          </w:p>
          <w:p w:rsidR="006E3848" w:rsidRDefault="006E730C">
            <w:pPr>
              <w:pStyle w:val="Normal2"/>
              <w:numPr>
                <w:ilvl w:val="2"/>
                <w:numId w:val="10"/>
              </w:numPr>
              <w:spacing w:after="280"/>
            </w:pPr>
            <w:r>
              <w:lastRenderedPageBreak/>
              <w:t>Your LP Staked: Current staking LP</w:t>
            </w:r>
          </w:p>
          <w:p w:rsidR="006E3848" w:rsidRDefault="006E730C">
            <w:pPr>
              <w:pStyle w:val="Normal2"/>
              <w:numPr>
                <w:ilvl w:val="2"/>
                <w:numId w:val="10"/>
              </w:numPr>
              <w:spacing w:after="280"/>
            </w:pPr>
            <w:r>
              <w:t>APY: Annual Percentage Yield (%) which indicates the rate at which the deposit account can earn money</w:t>
            </w:r>
          </w:p>
          <w:p w:rsidR="006E3848" w:rsidRDefault="006E730C">
            <w:pPr>
              <w:pStyle w:val="Normal2"/>
              <w:numPr>
                <w:ilvl w:val="2"/>
                <w:numId w:val="10"/>
              </w:numPr>
              <w:spacing w:after="280"/>
            </w:pPr>
            <w:r>
              <w:t>Total Staked: in USD fiat currency</w:t>
            </w:r>
          </w:p>
          <w:p w:rsidR="006E3848" w:rsidRDefault="006E730C">
            <w:pPr>
              <w:pStyle w:val="Normal2"/>
              <w:spacing w:before="280" w:after="280"/>
              <w:rPr>
                <w:b/>
              </w:rPr>
            </w:pPr>
            <w:r>
              <w:rPr>
                <w:b/>
              </w:rPr>
              <w:t>Acceptance Criteria:</w:t>
            </w:r>
          </w:p>
          <w:p w:rsidR="006E3848" w:rsidRDefault="006E730C">
            <w:pPr>
              <w:pStyle w:val="Normal2"/>
              <w:numPr>
                <w:ilvl w:val="0"/>
                <w:numId w:val="1"/>
              </w:numPr>
              <w:spacing w:before="280" w:after="280"/>
            </w:pPr>
            <w:r>
              <w:t xml:space="preserve">To harvest, compound, stake, and </w:t>
            </w:r>
            <w:proofErr w:type="spellStart"/>
            <w:r>
              <w:t>unstake</w:t>
            </w:r>
            <w:proofErr w:type="spellEnd"/>
            <w:r>
              <w:t xml:space="preserve"> LP tokens, a user must:</w:t>
            </w:r>
          </w:p>
          <w:p w:rsidR="006E3848" w:rsidRDefault="006E730C">
            <w:pPr>
              <w:pStyle w:val="Normal2"/>
              <w:numPr>
                <w:ilvl w:val="1"/>
                <w:numId w:val="1"/>
              </w:numPr>
              <w:spacing w:before="280" w:after="280"/>
            </w:pPr>
            <w:r>
              <w:t>Connect his wallet</w:t>
            </w:r>
          </w:p>
          <w:p w:rsidR="006E3848" w:rsidRDefault="006E730C">
            <w:pPr>
              <w:pStyle w:val="Normal2"/>
              <w:numPr>
                <w:ilvl w:val="1"/>
                <w:numId w:val="1"/>
              </w:numPr>
              <w:spacing w:before="280" w:after="280"/>
            </w:pPr>
            <w:r>
              <w:t xml:space="preserve">Approve LP tokens: Approve </w:t>
            </w:r>
            <w:proofErr w:type="spellStart"/>
            <w:r>
              <w:t>Stakbank</w:t>
            </w:r>
            <w:proofErr w:type="spellEnd"/>
            <w:r>
              <w:t xml:space="preserve"> to withdraw LP tokens from a user’s wallet and automate transactions.</w:t>
            </w:r>
          </w:p>
          <w:p w:rsidR="006E3848" w:rsidRDefault="006E730C">
            <w:pPr>
              <w:pStyle w:val="Normal2"/>
              <w:numPr>
                <w:ilvl w:val="1"/>
                <w:numId w:val="1"/>
              </w:numPr>
              <w:spacing w:before="280" w:after="280"/>
            </w:pPr>
            <w:r>
              <w:t>Approval flow is similar to section 3.2.1</w:t>
            </w:r>
          </w:p>
          <w:p w:rsidR="006E3848" w:rsidRDefault="006E3848">
            <w:pPr>
              <w:pStyle w:val="Normal2"/>
              <w:ind w:left="720"/>
              <w:jc w:val="both"/>
            </w:pPr>
          </w:p>
        </w:tc>
      </w:tr>
    </w:tbl>
    <w:p w:rsidR="006E3848" w:rsidRDefault="006E3848">
      <w:pPr>
        <w:pStyle w:val="Normal2"/>
      </w:pPr>
    </w:p>
    <w:p w:rsidR="006E3848" w:rsidRDefault="006E730C">
      <w:pPr>
        <w:pStyle w:val="Normal2"/>
      </w:pPr>
      <w:r>
        <w:rPr>
          <w:noProof/>
          <w:lang w:val="en-US"/>
        </w:rPr>
        <w:drawing>
          <wp:inline distT="114300" distB="114300" distL="114300" distR="114300">
            <wp:extent cx="5731200" cy="3898900"/>
            <wp:effectExtent l="0" t="0" r="0" b="0"/>
            <wp:docPr id="9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731200" cy="3898900"/>
                    </a:xfrm>
                    <a:prstGeom prst="rect">
                      <a:avLst/>
                    </a:prstGeom>
                    <a:ln/>
                  </pic:spPr>
                </pic:pic>
              </a:graphicData>
            </a:graphic>
          </wp:inline>
        </w:drawing>
      </w:r>
    </w:p>
    <w:p w:rsidR="006E3848" w:rsidRDefault="006E3848">
      <w:pPr>
        <w:pStyle w:val="Normal2"/>
      </w:pPr>
    </w:p>
    <w:p w:rsidR="006E3848" w:rsidRDefault="006E3848">
      <w:pPr>
        <w:pStyle w:val="Normal2"/>
      </w:pPr>
    </w:p>
    <w:p w:rsidR="006E3848" w:rsidRDefault="006E3848">
      <w:pPr>
        <w:pStyle w:val="Normal2"/>
      </w:pPr>
    </w:p>
    <w:p w:rsidR="006E3848" w:rsidRDefault="006E730C">
      <w:pPr>
        <w:pStyle w:val="heading32"/>
        <w:ind w:left="0" w:firstLine="0"/>
      </w:pPr>
      <w:bookmarkStart w:id="130" w:name="_heading=h.7zo9h1agwjtt" w:colFirst="0" w:colLast="0"/>
      <w:bookmarkEnd w:id="130"/>
      <w:r>
        <w:lastRenderedPageBreak/>
        <w:t>3.3.1. LP Staking</w:t>
      </w:r>
    </w:p>
    <w:p w:rsidR="006E3848" w:rsidRDefault="006E730C">
      <w:pPr>
        <w:pStyle w:val="Normal2"/>
      </w:pPr>
      <w:r>
        <w:rPr>
          <w:noProof/>
          <w:lang w:val="en-US"/>
        </w:rPr>
        <w:drawing>
          <wp:inline distT="114300" distB="114300" distL="114300" distR="114300">
            <wp:extent cx="5731200" cy="990600"/>
            <wp:effectExtent l="0" t="0" r="0" b="0"/>
            <wp:docPr id="10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731200" cy="990600"/>
                    </a:xfrm>
                    <a:prstGeom prst="rect">
                      <a:avLst/>
                    </a:prstGeom>
                    <a:ln/>
                  </pic:spPr>
                </pic:pic>
              </a:graphicData>
            </a:graphic>
          </wp:inline>
        </w:drawing>
      </w:r>
    </w:p>
    <w:p w:rsidR="006E3848" w:rsidRDefault="006E730C">
      <w:pPr>
        <w:pStyle w:val="Normal2"/>
        <w:jc w:val="center"/>
        <w:rPr>
          <w:b/>
          <w:i/>
        </w:rPr>
      </w:pPr>
      <w:r>
        <w:rPr>
          <w:b/>
          <w:i/>
        </w:rPr>
        <w:t>Staking LP tokens</w:t>
      </w:r>
    </w:p>
    <w:p w:rsidR="006E3848" w:rsidRDefault="006E3848">
      <w:pPr>
        <w:pStyle w:val="Normal2"/>
        <w:jc w:val="center"/>
        <w:rPr>
          <w:b/>
          <w:i/>
        </w:rPr>
      </w:pPr>
    </w:p>
    <w:p w:rsidR="006E3848" w:rsidRDefault="006E730C">
      <w:pPr>
        <w:pStyle w:val="Normal2"/>
        <w:spacing w:line="360" w:lineRule="auto"/>
        <w:jc w:val="both"/>
      </w:pPr>
      <w:r>
        <w:t xml:space="preserve">As a user of </w:t>
      </w:r>
      <w:proofErr w:type="spellStart"/>
      <w:r>
        <w:t>Stakbank</w:t>
      </w:r>
      <w:proofErr w:type="spellEnd"/>
      <w:r>
        <w:t>, I can stake LP tokens to the staking pool.</w:t>
      </w:r>
    </w:p>
    <w:sdt>
      <w:sdtPr>
        <w:tag w:val="goog_rdk_116"/>
        <w:id w:val="1686238399"/>
      </w:sdtPr>
      <w:sdtContent>
        <w:tbl>
          <w:tblPr>
            <w:tblStyle w:val="affffffffff8"/>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Change w:id="131" w:author="" w:date="2021-04-26T08:28:00Z">
              <w:tblPr>
                <w:tblStyle w:val="affffffffff8"/>
                <w:tblW w:w="0" w:type="nil"/>
                <w:tblLayout w:type="fixed"/>
                <w:tblLook w:val="0400" w:firstRow="0" w:lastRow="0" w:firstColumn="0" w:lastColumn="0" w:noHBand="0" w:noVBand="1"/>
              </w:tblPr>
            </w:tblPrChange>
          </w:tblPr>
          <w:tblGrid>
            <w:gridCol w:w="2256"/>
            <w:gridCol w:w="2256"/>
            <w:gridCol w:w="2256"/>
            <w:gridCol w:w="2256"/>
            <w:tblGridChange w:id="132">
              <w:tblGrid>
                <w:gridCol w:w="2256"/>
                <w:gridCol w:w="2256"/>
                <w:gridCol w:w="2256"/>
                <w:gridCol w:w="2256"/>
              </w:tblGrid>
            </w:tblGridChange>
          </w:tblGrid>
          <w:sdt>
            <w:sdtPr>
              <w:tag w:val="goog_rdk_101"/>
              <w:id w:val="1918833216"/>
            </w:sdtPr>
            <w:sdtContent>
              <w:tr w:rsidR="006E3848" w:rsidTr="006E3848">
                <w:trPr>
                  <w:trPrChange w:id="133" w:author="" w:date="2021-04-26T08:28:00Z">
                    <w:trPr>
                      <w:trHeight w:val="243"/>
                    </w:trPr>
                  </w:trPrChange>
                </w:trPr>
                <w:sdt>
                  <w:sdtPr>
                    <w:tag w:val="goog_rdk_102"/>
                    <w:id w:val="-207485183"/>
                  </w:sdtPr>
                  <w:sdtContent>
                    <w:tc>
                      <w:tcPr>
                        <w:tcW w:w="2256" w:type="dxa"/>
                        <w:tcPrChange w:id="134" w:author="" w:date="2021-04-26T08:28:00Z">
                          <w:tcPr>
                            <w:tcW w:w="0" w:type="auto"/>
                            <w:shd w:val="clear" w:color="auto" w:fill="00B0F0"/>
                            <w:vAlign w:val="center"/>
                          </w:tcPr>
                        </w:tcPrChange>
                      </w:tcPr>
                      <w:p w:rsidR="006E3848" w:rsidRDefault="006E730C">
                        <w:pPr>
                          <w:pStyle w:val="Normal2"/>
                          <w:rPr>
                            <w:b/>
                            <w:color w:val="FFFFFF"/>
                            <w:sz w:val="20"/>
                            <w:szCs w:val="20"/>
                          </w:rPr>
                        </w:pPr>
                        <w:r>
                          <w:rPr>
                            <w:b/>
                            <w:color w:val="FFFFFF"/>
                            <w:sz w:val="20"/>
                            <w:szCs w:val="20"/>
                          </w:rPr>
                          <w:t>Req. ID</w:t>
                        </w:r>
                      </w:p>
                    </w:tc>
                  </w:sdtContent>
                </w:sdt>
                <w:sdt>
                  <w:sdtPr>
                    <w:tag w:val="goog_rdk_103"/>
                    <w:id w:val="-318960472"/>
                  </w:sdtPr>
                  <w:sdtContent>
                    <w:tc>
                      <w:tcPr>
                        <w:tcW w:w="2256" w:type="dxa"/>
                        <w:tcPrChange w:id="135" w:author="" w:date="2021-04-26T08:28:00Z">
                          <w:tcPr>
                            <w:tcW w:w="0" w:type="auto"/>
                            <w:shd w:val="clear" w:color="auto" w:fill="00B0F0"/>
                            <w:vAlign w:val="center"/>
                          </w:tcPr>
                        </w:tcPrChange>
                      </w:tcPr>
                      <w:p w:rsidR="006E3848" w:rsidRDefault="006E730C">
                        <w:pPr>
                          <w:pStyle w:val="Normal2"/>
                          <w:rPr>
                            <w:b/>
                            <w:color w:val="FFFFFF"/>
                            <w:sz w:val="20"/>
                            <w:szCs w:val="20"/>
                          </w:rPr>
                        </w:pPr>
                        <w:r>
                          <w:rPr>
                            <w:b/>
                            <w:color w:val="FFFFFF"/>
                            <w:sz w:val="20"/>
                            <w:szCs w:val="20"/>
                          </w:rPr>
                          <w:t>Priority</w:t>
                        </w:r>
                      </w:p>
                    </w:tc>
                  </w:sdtContent>
                </w:sdt>
                <w:sdt>
                  <w:sdtPr>
                    <w:tag w:val="goog_rdk_104"/>
                    <w:id w:val="-779498835"/>
                  </w:sdtPr>
                  <w:sdtContent>
                    <w:tc>
                      <w:tcPr>
                        <w:tcW w:w="2256" w:type="dxa"/>
                        <w:tcPrChange w:id="136" w:author="" w:date="2021-04-26T08:28:00Z">
                          <w:tcPr>
                            <w:tcW w:w="0" w:type="auto"/>
                            <w:shd w:val="clear" w:color="auto" w:fill="00B0F0"/>
                            <w:vAlign w:val="center"/>
                          </w:tcPr>
                        </w:tcPrChange>
                      </w:tcPr>
                      <w:p w:rsidR="006E3848" w:rsidRDefault="006E730C">
                        <w:pPr>
                          <w:pStyle w:val="Normal2"/>
                          <w:rPr>
                            <w:b/>
                            <w:color w:val="FFFFFF"/>
                            <w:sz w:val="20"/>
                            <w:szCs w:val="20"/>
                          </w:rPr>
                        </w:pPr>
                        <w:r>
                          <w:rPr>
                            <w:b/>
                            <w:color w:val="FFFFFF"/>
                            <w:sz w:val="20"/>
                            <w:szCs w:val="20"/>
                          </w:rPr>
                          <w:t>User Story</w:t>
                        </w:r>
                      </w:p>
                    </w:tc>
                  </w:sdtContent>
                </w:sdt>
                <w:sdt>
                  <w:sdtPr>
                    <w:tag w:val="goog_rdk_105"/>
                    <w:id w:val="-1014990524"/>
                  </w:sdtPr>
                  <w:sdtContent>
                    <w:tc>
                      <w:tcPr>
                        <w:tcW w:w="2256" w:type="dxa"/>
                        <w:tcPrChange w:id="137" w:author="" w:date="2021-04-26T08:28:00Z">
                          <w:tcPr>
                            <w:tcW w:w="0" w:type="auto"/>
                            <w:shd w:val="clear" w:color="auto" w:fill="00B0F0"/>
                            <w:vAlign w:val="center"/>
                          </w:tcPr>
                        </w:tcPrChange>
                      </w:tcPr>
                      <w:p w:rsidR="006E3848" w:rsidRDefault="006E730C">
                        <w:pPr>
                          <w:pStyle w:val="Normal2"/>
                          <w:rPr>
                            <w:b/>
                            <w:color w:val="FFFFFF"/>
                            <w:sz w:val="20"/>
                            <w:szCs w:val="20"/>
                          </w:rPr>
                        </w:pPr>
                        <w:r>
                          <w:rPr>
                            <w:b/>
                            <w:color w:val="FFFFFF"/>
                            <w:sz w:val="20"/>
                            <w:szCs w:val="20"/>
                          </w:rPr>
                          <w:t>Description / Remarks</w:t>
                        </w:r>
                      </w:p>
                    </w:tc>
                  </w:sdtContent>
                </w:sdt>
              </w:tr>
            </w:sdtContent>
          </w:sdt>
          <w:sdt>
            <w:sdtPr>
              <w:tag w:val="goog_rdk_106"/>
              <w:id w:val="71479366"/>
            </w:sdtPr>
            <w:sdtContent>
              <w:tr w:rsidR="006E3848" w:rsidTr="006E3848">
                <w:sdt>
                  <w:sdtPr>
                    <w:tag w:val="goog_rdk_107"/>
                    <w:id w:val="1940245648"/>
                  </w:sdtPr>
                  <w:sdtContent>
                    <w:tc>
                      <w:tcPr>
                        <w:tcW w:w="2256" w:type="dxa"/>
                        <w:tcPrChange w:id="138" w:author="" w:date="2021-04-26T08:28:00Z">
                          <w:tcPr>
                            <w:tcW w:w="0" w:type="auto"/>
                          </w:tcPr>
                        </w:tcPrChange>
                      </w:tcPr>
                      <w:p w:rsidR="006E3848" w:rsidRDefault="006E730C">
                        <w:pPr>
                          <w:pStyle w:val="Normal2"/>
                          <w:spacing w:after="100"/>
                          <w:rPr>
                            <w:sz w:val="18"/>
                            <w:szCs w:val="18"/>
                          </w:rPr>
                        </w:pPr>
                        <w:r>
                          <w:rPr>
                            <w:sz w:val="18"/>
                            <w:szCs w:val="18"/>
                          </w:rPr>
                          <w:t>FR-STAK-FARM-002</w:t>
                        </w:r>
                      </w:p>
                    </w:tc>
                  </w:sdtContent>
                </w:sdt>
                <w:sdt>
                  <w:sdtPr>
                    <w:tag w:val="goog_rdk_108"/>
                    <w:id w:val="454608873"/>
                  </w:sdtPr>
                  <w:sdtContent>
                    <w:tc>
                      <w:tcPr>
                        <w:tcW w:w="2256" w:type="dxa"/>
                        <w:tcPrChange w:id="139" w:author="" w:date="2021-04-26T08:28:00Z">
                          <w:tcPr>
                            <w:tcW w:w="0" w:type="auto"/>
                          </w:tcPr>
                        </w:tcPrChange>
                      </w:tcPr>
                      <w:p w:rsidR="006E3848" w:rsidRDefault="006E730C">
                        <w:pPr>
                          <w:pStyle w:val="Normal2"/>
                          <w:spacing w:after="100"/>
                          <w:jc w:val="center"/>
                          <w:rPr>
                            <w:sz w:val="18"/>
                            <w:szCs w:val="18"/>
                          </w:rPr>
                        </w:pPr>
                        <w:r>
                          <w:rPr>
                            <w:sz w:val="18"/>
                            <w:szCs w:val="18"/>
                          </w:rPr>
                          <w:t>1</w:t>
                        </w:r>
                      </w:p>
                    </w:tc>
                  </w:sdtContent>
                </w:sdt>
                <w:sdt>
                  <w:sdtPr>
                    <w:tag w:val="goog_rdk_109"/>
                    <w:id w:val="-1483919412"/>
                  </w:sdtPr>
                  <w:sdtContent>
                    <w:tc>
                      <w:tcPr>
                        <w:tcW w:w="2256" w:type="dxa"/>
                        <w:tcPrChange w:id="140" w:author="" w:date="2021-04-26T08:28:00Z">
                          <w:tcPr>
                            <w:tcW w:w="0" w:type="auto"/>
                          </w:tcPr>
                        </w:tcPrChange>
                      </w:tcPr>
                      <w:p w:rsidR="006E3848" w:rsidRDefault="006E730C">
                        <w:pPr>
                          <w:pStyle w:val="Normal2"/>
                          <w:spacing w:after="100"/>
                          <w:rPr>
                            <w:sz w:val="18"/>
                            <w:szCs w:val="18"/>
                          </w:rPr>
                        </w:pPr>
                        <w:r>
                          <w:rPr>
                            <w:sz w:val="18"/>
                            <w:szCs w:val="18"/>
                          </w:rPr>
                          <w:t>LP Staking</w:t>
                        </w:r>
                      </w:p>
                    </w:tc>
                  </w:sdtContent>
                </w:sdt>
                <w:sdt>
                  <w:sdtPr>
                    <w:tag w:val="goog_rdk_110"/>
                    <w:id w:val="-172188719"/>
                  </w:sdtPr>
                  <w:sdtContent>
                    <w:tc>
                      <w:tcPr>
                        <w:tcW w:w="2256" w:type="dxa"/>
                        <w:tcPrChange w:id="141" w:author="" w:date="2021-04-26T08:28:00Z">
                          <w:tcPr>
                            <w:tcW w:w="0" w:type="auto"/>
                          </w:tcPr>
                        </w:tcPrChange>
                      </w:tcPr>
                      <w:p w:rsidR="006E3848" w:rsidRDefault="006E730C">
                        <w:pPr>
                          <w:pStyle w:val="Normal2"/>
                          <w:jc w:val="both"/>
                          <w:rPr>
                            <w:b/>
                            <w:sz w:val="18"/>
                            <w:szCs w:val="18"/>
                          </w:rPr>
                        </w:pPr>
                        <w:r>
                          <w:rPr>
                            <w:b/>
                            <w:sz w:val="18"/>
                            <w:szCs w:val="18"/>
                          </w:rPr>
                          <w:t>How can a user stake LP to the staking pool?</w:t>
                        </w:r>
                        <w:r>
                          <w:rPr>
                            <w:b/>
                            <w:sz w:val="18"/>
                            <w:szCs w:val="18"/>
                          </w:rPr>
                          <w:br/>
                        </w:r>
                      </w:p>
                    </w:tc>
                  </w:sdtContent>
                </w:sdt>
              </w:tr>
            </w:sdtContent>
          </w:sdt>
          <w:sdt>
            <w:sdtPr>
              <w:tag w:val="goog_rdk_111"/>
              <w:id w:val="-638488794"/>
            </w:sdtPr>
            <w:sdtContent>
              <w:tr w:rsidR="006E3848" w:rsidTr="006E3848">
                <w:trPr>
                  <w:trPrChange w:id="142" w:author="" w:date="2021-04-26T08:28:00Z">
                    <w:trPr>
                      <w:gridAfter w:val="0"/>
                      <w:trHeight w:val="813"/>
                    </w:trPr>
                  </w:trPrChange>
                </w:trPr>
                <w:sdt>
                  <w:sdtPr>
                    <w:tag w:val="goog_rdk_112"/>
                    <w:id w:val="-658534552"/>
                  </w:sdtPr>
                  <w:sdtContent>
                    <w:tc>
                      <w:tcPr>
                        <w:tcW w:w="9024" w:type="dxa"/>
                        <w:gridSpan w:val="4"/>
                        <w:tcPrChange w:id="143" w:author="" w:date="2021-04-26T08:28:00Z">
                          <w:tcPr>
                            <w:tcW w:w="0" w:type="auto"/>
                            <w:shd w:val="clear" w:color="auto" w:fill="DBE5F1"/>
                          </w:tcPr>
                        </w:tcPrChange>
                      </w:tcPr>
                      <w:p w:rsidR="006E3848" w:rsidRDefault="006E730C">
                        <w:pPr>
                          <w:pStyle w:val="Normal2"/>
                          <w:spacing w:before="40" w:after="40"/>
                          <w:jc w:val="both"/>
                        </w:pPr>
                        <w:r>
                          <w:t xml:space="preserve">In general, a user stakes LP to the staking pool for passive income. At the end of a day (which is supposed to be at 21:00 PST), he will receive a reward in STAK which is calculated based on the APY. </w:t>
                        </w:r>
                      </w:p>
                      <w:p w:rsidR="006E3848" w:rsidRDefault="006E730C">
                        <w:pPr>
                          <w:pStyle w:val="Normal2"/>
                          <w:spacing w:before="40" w:after="40"/>
                          <w:jc w:val="both"/>
                          <w:rPr>
                            <w:color w:val="4A86E8"/>
                          </w:rPr>
                        </w:pPr>
                        <w:bookmarkStart w:id="144" w:name="_heading=h.154a5oqd2mv5" w:colFirst="0" w:colLast="0"/>
                        <w:bookmarkEnd w:id="144"/>
                        <w:proofErr w:type="spellStart"/>
                        <w:r>
                          <w:t>Stakbank</w:t>
                        </w:r>
                        <w:proofErr w:type="spellEnd"/>
                        <w:r>
                          <w:t xml:space="preserve"> does not support generating LP tokens. Instead, a user must use UNISWAP for generating STAK-ETH LP tokens.</w:t>
                        </w:r>
                      </w:p>
                      <w:p w:rsidR="006E3848" w:rsidRDefault="006E730C">
                        <w:pPr>
                          <w:pStyle w:val="Normal2"/>
                          <w:numPr>
                            <w:ilvl w:val="0"/>
                            <w:numId w:val="9"/>
                          </w:numPr>
                          <w:jc w:val="both"/>
                        </w:pPr>
                        <w:r>
                          <w:t>When user press the ‘Stake LP Tokens’ button, a popup is invoked which includes:</w:t>
                        </w:r>
                      </w:p>
                      <w:p w:rsidR="006E3848" w:rsidRDefault="006E730C">
                        <w:pPr>
                          <w:pStyle w:val="Normal2"/>
                          <w:numPr>
                            <w:ilvl w:val="1"/>
                            <w:numId w:val="9"/>
                          </w:numPr>
                          <w:jc w:val="both"/>
                        </w:pPr>
                        <w:r>
                          <w:t xml:space="preserve">Balance: Current LP tokens a user has. If the inputted LP tokens is greater than the balance, </w:t>
                        </w:r>
                        <w:proofErr w:type="spellStart"/>
                        <w:r>
                          <w:t>Stakbank</w:t>
                        </w:r>
                        <w:proofErr w:type="spellEnd"/>
                        <w:r>
                          <w:t xml:space="preserve"> does not allow a user to stake.</w:t>
                        </w:r>
                      </w:p>
                      <w:p w:rsidR="006E3848" w:rsidRDefault="006E730C">
                        <w:pPr>
                          <w:pStyle w:val="Normal2"/>
                          <w:numPr>
                            <w:ilvl w:val="1"/>
                            <w:numId w:val="9"/>
                          </w:numPr>
                          <w:jc w:val="both"/>
                        </w:pPr>
                        <w:r>
                          <w:t>Input field: A user inputs his LP tokens.</w:t>
                        </w:r>
                      </w:p>
                      <w:p w:rsidR="006E3848" w:rsidRDefault="006E730C">
                        <w:pPr>
                          <w:pStyle w:val="Normal2"/>
                          <w:numPr>
                            <w:ilvl w:val="1"/>
                            <w:numId w:val="9"/>
                          </w:numPr>
                          <w:jc w:val="both"/>
                        </w:pPr>
                        <w:r>
                          <w:t>Get STAK-ETH LP Tokens: A user presses this button to be directed to UNISWAP for generating the LP tokens</w:t>
                        </w:r>
                      </w:p>
                      <w:p w:rsidR="006E3848" w:rsidRDefault="006E730C">
                        <w:pPr>
                          <w:pStyle w:val="Normal2"/>
                          <w:numPr>
                            <w:ilvl w:val="1"/>
                            <w:numId w:val="9"/>
                          </w:numPr>
                          <w:jc w:val="both"/>
                        </w:pPr>
                        <w:r>
                          <w:t>Max: User presses this button to stake all his LP tokens.</w:t>
                        </w:r>
                      </w:p>
                      <w:p w:rsidR="006E3848" w:rsidRDefault="006E730C">
                        <w:pPr>
                          <w:pStyle w:val="Normal2"/>
                          <w:numPr>
                            <w:ilvl w:val="1"/>
                            <w:numId w:val="9"/>
                          </w:numPr>
                          <w:jc w:val="both"/>
                        </w:pPr>
                        <w:r>
                          <w:t>‘Stake LP tokens’ button</w:t>
                        </w:r>
                      </w:p>
                      <w:p w:rsidR="006E3848" w:rsidRDefault="00067D02">
                        <w:pPr>
                          <w:pStyle w:val="Normal2"/>
                          <w:jc w:val="both"/>
                        </w:pPr>
                      </w:p>
                    </w:tc>
                  </w:sdtContent>
                </w:sdt>
              </w:tr>
            </w:sdtContent>
          </w:sdt>
        </w:tbl>
      </w:sdtContent>
    </w:sdt>
    <w:p w:rsidR="006E3848" w:rsidRDefault="006E3848">
      <w:pPr>
        <w:pStyle w:val="Normal2"/>
      </w:pPr>
    </w:p>
    <w:p w:rsidR="006E3848" w:rsidRDefault="006E730C">
      <w:pPr>
        <w:pStyle w:val="Normal2"/>
      </w:pPr>
      <w:r>
        <w:rPr>
          <w:noProof/>
          <w:lang w:val="en-US"/>
        </w:rPr>
        <w:lastRenderedPageBreak/>
        <w:drawing>
          <wp:inline distT="114300" distB="114300" distL="114300" distR="114300">
            <wp:extent cx="5731200" cy="3898900"/>
            <wp:effectExtent l="0" t="0" r="0" b="0"/>
            <wp:docPr id="10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5731200" cy="3898900"/>
                    </a:xfrm>
                    <a:prstGeom prst="rect">
                      <a:avLst/>
                    </a:prstGeom>
                    <a:ln/>
                  </pic:spPr>
                </pic:pic>
              </a:graphicData>
            </a:graphic>
          </wp:inline>
        </w:drawing>
      </w:r>
    </w:p>
    <w:p w:rsidR="006E3848" w:rsidRDefault="006E3848">
      <w:pPr>
        <w:pStyle w:val="Normal2"/>
      </w:pPr>
    </w:p>
    <w:p w:rsidR="006E3848" w:rsidRDefault="006E730C">
      <w:pPr>
        <w:pStyle w:val="heading32"/>
        <w:ind w:left="0" w:firstLine="0"/>
      </w:pPr>
      <w:bookmarkStart w:id="145" w:name="_heading=h.w7prhhb8nmb1" w:colFirst="0" w:colLast="0"/>
      <w:bookmarkEnd w:id="145"/>
      <w:r>
        <w:t xml:space="preserve">3.3.2. LP </w:t>
      </w:r>
      <w:proofErr w:type="spellStart"/>
      <w:r>
        <w:t>Unstaking</w:t>
      </w:r>
      <w:proofErr w:type="spellEnd"/>
    </w:p>
    <w:p w:rsidR="006E3848" w:rsidRDefault="006E730C">
      <w:pPr>
        <w:pStyle w:val="Normal2"/>
      </w:pPr>
      <w:r>
        <w:rPr>
          <w:noProof/>
          <w:lang w:val="en-US"/>
        </w:rPr>
        <w:drawing>
          <wp:inline distT="114300" distB="114300" distL="114300" distR="114300">
            <wp:extent cx="5731200" cy="977900"/>
            <wp:effectExtent l="0" t="0" r="0" b="0"/>
            <wp:docPr id="10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731200" cy="977900"/>
                    </a:xfrm>
                    <a:prstGeom prst="rect">
                      <a:avLst/>
                    </a:prstGeom>
                    <a:ln/>
                  </pic:spPr>
                </pic:pic>
              </a:graphicData>
            </a:graphic>
          </wp:inline>
        </w:drawing>
      </w:r>
    </w:p>
    <w:p w:rsidR="006E3848" w:rsidRDefault="006E730C">
      <w:pPr>
        <w:pStyle w:val="Normal2"/>
        <w:jc w:val="center"/>
        <w:rPr>
          <w:b/>
          <w:i/>
        </w:rPr>
      </w:pPr>
      <w:r>
        <w:rPr>
          <w:b/>
          <w:i/>
        </w:rPr>
        <w:t xml:space="preserve">LP </w:t>
      </w:r>
      <w:proofErr w:type="spellStart"/>
      <w:r>
        <w:rPr>
          <w:b/>
          <w:i/>
        </w:rPr>
        <w:t>Unstaking</w:t>
      </w:r>
      <w:proofErr w:type="spellEnd"/>
    </w:p>
    <w:p w:rsidR="006E3848" w:rsidRDefault="006E3848">
      <w:pPr>
        <w:pStyle w:val="Normal2"/>
        <w:jc w:val="center"/>
        <w:rPr>
          <w:b/>
          <w:i/>
        </w:rPr>
      </w:pPr>
    </w:p>
    <w:p w:rsidR="006E3848" w:rsidRDefault="006E730C">
      <w:pPr>
        <w:pStyle w:val="Normal2"/>
        <w:spacing w:line="360" w:lineRule="auto"/>
        <w:jc w:val="both"/>
      </w:pPr>
      <w:r>
        <w:t xml:space="preserve">As a user of </w:t>
      </w:r>
      <w:proofErr w:type="spellStart"/>
      <w:r>
        <w:t>Stakbank</w:t>
      </w:r>
      <w:proofErr w:type="spellEnd"/>
      <w:r>
        <w:t xml:space="preserve">, I can </w:t>
      </w:r>
      <w:proofErr w:type="spellStart"/>
      <w:r>
        <w:t>unstake</w:t>
      </w:r>
      <w:proofErr w:type="spellEnd"/>
      <w:r>
        <w:t xml:space="preserve"> LP tokens from the staking pool.</w:t>
      </w:r>
    </w:p>
    <w:sdt>
      <w:sdtPr>
        <w:tag w:val="goog_rdk_132"/>
        <w:id w:val="312760513"/>
      </w:sdtPr>
      <w:sdtContent>
        <w:tbl>
          <w:tblPr>
            <w:tblStyle w:val="affffffffffa"/>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Change w:id="146" w:author="" w:date="2021-04-26T08:28:00Z">
              <w:tblPr>
                <w:tblStyle w:val="affffffffffa"/>
                <w:tblW w:w="0" w:type="nil"/>
                <w:tblLayout w:type="fixed"/>
                <w:tblLook w:val="0400" w:firstRow="0" w:lastRow="0" w:firstColumn="0" w:lastColumn="0" w:noHBand="0" w:noVBand="1"/>
              </w:tblPr>
            </w:tblPrChange>
          </w:tblPr>
          <w:tblGrid>
            <w:gridCol w:w="2256"/>
            <w:gridCol w:w="2256"/>
            <w:gridCol w:w="2256"/>
            <w:gridCol w:w="2256"/>
            <w:tblGridChange w:id="147">
              <w:tblGrid>
                <w:gridCol w:w="2256"/>
                <w:gridCol w:w="2256"/>
                <w:gridCol w:w="2256"/>
                <w:gridCol w:w="2256"/>
              </w:tblGrid>
            </w:tblGridChange>
          </w:tblGrid>
          <w:sdt>
            <w:sdtPr>
              <w:tag w:val="goog_rdk_117"/>
              <w:id w:val="-765300290"/>
            </w:sdtPr>
            <w:sdtContent>
              <w:tr w:rsidR="006E3848" w:rsidTr="006E3848">
                <w:trPr>
                  <w:trPrChange w:id="148" w:author="" w:date="2021-04-26T08:28:00Z">
                    <w:trPr>
                      <w:trHeight w:val="243"/>
                    </w:trPr>
                  </w:trPrChange>
                </w:trPr>
                <w:sdt>
                  <w:sdtPr>
                    <w:tag w:val="goog_rdk_118"/>
                    <w:id w:val="-1534952792"/>
                  </w:sdtPr>
                  <w:sdtContent>
                    <w:tc>
                      <w:tcPr>
                        <w:tcW w:w="2256" w:type="dxa"/>
                        <w:tcPrChange w:id="149" w:author="" w:date="2021-04-26T08:28:00Z">
                          <w:tcPr>
                            <w:tcW w:w="0" w:type="auto"/>
                            <w:shd w:val="clear" w:color="auto" w:fill="00B0F0"/>
                            <w:vAlign w:val="center"/>
                          </w:tcPr>
                        </w:tcPrChange>
                      </w:tcPr>
                      <w:p w:rsidR="006E3848" w:rsidRDefault="006E730C">
                        <w:pPr>
                          <w:pStyle w:val="Normal2"/>
                          <w:rPr>
                            <w:b/>
                            <w:color w:val="FFFFFF"/>
                            <w:sz w:val="20"/>
                            <w:szCs w:val="20"/>
                          </w:rPr>
                        </w:pPr>
                        <w:r>
                          <w:rPr>
                            <w:b/>
                            <w:color w:val="FFFFFF"/>
                            <w:sz w:val="20"/>
                            <w:szCs w:val="20"/>
                          </w:rPr>
                          <w:t>Req. ID</w:t>
                        </w:r>
                      </w:p>
                    </w:tc>
                  </w:sdtContent>
                </w:sdt>
                <w:sdt>
                  <w:sdtPr>
                    <w:tag w:val="goog_rdk_119"/>
                    <w:id w:val="-650821130"/>
                  </w:sdtPr>
                  <w:sdtContent>
                    <w:tc>
                      <w:tcPr>
                        <w:tcW w:w="2256" w:type="dxa"/>
                        <w:tcPrChange w:id="150" w:author="" w:date="2021-04-26T08:28:00Z">
                          <w:tcPr>
                            <w:tcW w:w="0" w:type="auto"/>
                            <w:shd w:val="clear" w:color="auto" w:fill="00B0F0"/>
                            <w:vAlign w:val="center"/>
                          </w:tcPr>
                        </w:tcPrChange>
                      </w:tcPr>
                      <w:p w:rsidR="006E3848" w:rsidRDefault="006E730C">
                        <w:pPr>
                          <w:pStyle w:val="Normal2"/>
                          <w:rPr>
                            <w:b/>
                            <w:color w:val="FFFFFF"/>
                            <w:sz w:val="20"/>
                            <w:szCs w:val="20"/>
                          </w:rPr>
                        </w:pPr>
                        <w:r>
                          <w:rPr>
                            <w:b/>
                            <w:color w:val="FFFFFF"/>
                            <w:sz w:val="20"/>
                            <w:szCs w:val="20"/>
                          </w:rPr>
                          <w:t>Priority</w:t>
                        </w:r>
                      </w:p>
                    </w:tc>
                  </w:sdtContent>
                </w:sdt>
                <w:sdt>
                  <w:sdtPr>
                    <w:tag w:val="goog_rdk_120"/>
                    <w:id w:val="-1155833763"/>
                  </w:sdtPr>
                  <w:sdtContent>
                    <w:tc>
                      <w:tcPr>
                        <w:tcW w:w="2256" w:type="dxa"/>
                        <w:tcPrChange w:id="151" w:author="" w:date="2021-04-26T08:28:00Z">
                          <w:tcPr>
                            <w:tcW w:w="0" w:type="auto"/>
                            <w:shd w:val="clear" w:color="auto" w:fill="00B0F0"/>
                            <w:vAlign w:val="center"/>
                          </w:tcPr>
                        </w:tcPrChange>
                      </w:tcPr>
                      <w:p w:rsidR="006E3848" w:rsidRDefault="006E730C">
                        <w:pPr>
                          <w:pStyle w:val="Normal2"/>
                          <w:rPr>
                            <w:b/>
                            <w:color w:val="FFFFFF"/>
                            <w:sz w:val="20"/>
                            <w:szCs w:val="20"/>
                          </w:rPr>
                        </w:pPr>
                        <w:r>
                          <w:rPr>
                            <w:b/>
                            <w:color w:val="FFFFFF"/>
                            <w:sz w:val="20"/>
                            <w:szCs w:val="20"/>
                          </w:rPr>
                          <w:t>User Story</w:t>
                        </w:r>
                      </w:p>
                    </w:tc>
                  </w:sdtContent>
                </w:sdt>
                <w:sdt>
                  <w:sdtPr>
                    <w:tag w:val="goog_rdk_121"/>
                    <w:id w:val="874515520"/>
                  </w:sdtPr>
                  <w:sdtContent>
                    <w:tc>
                      <w:tcPr>
                        <w:tcW w:w="2256" w:type="dxa"/>
                        <w:tcPrChange w:id="152" w:author="" w:date="2021-04-26T08:28:00Z">
                          <w:tcPr>
                            <w:tcW w:w="0" w:type="auto"/>
                            <w:shd w:val="clear" w:color="auto" w:fill="00B0F0"/>
                            <w:vAlign w:val="center"/>
                          </w:tcPr>
                        </w:tcPrChange>
                      </w:tcPr>
                      <w:p w:rsidR="006E3848" w:rsidRDefault="006E730C">
                        <w:pPr>
                          <w:pStyle w:val="Normal2"/>
                          <w:rPr>
                            <w:b/>
                            <w:color w:val="FFFFFF"/>
                            <w:sz w:val="20"/>
                            <w:szCs w:val="20"/>
                          </w:rPr>
                        </w:pPr>
                        <w:r>
                          <w:rPr>
                            <w:b/>
                            <w:color w:val="FFFFFF"/>
                            <w:sz w:val="20"/>
                            <w:szCs w:val="20"/>
                          </w:rPr>
                          <w:t>Description / Remarks</w:t>
                        </w:r>
                      </w:p>
                    </w:tc>
                  </w:sdtContent>
                </w:sdt>
              </w:tr>
            </w:sdtContent>
          </w:sdt>
          <w:sdt>
            <w:sdtPr>
              <w:tag w:val="goog_rdk_122"/>
              <w:id w:val="-98261220"/>
            </w:sdtPr>
            <w:sdtContent>
              <w:tr w:rsidR="006E3848" w:rsidTr="006E3848">
                <w:sdt>
                  <w:sdtPr>
                    <w:tag w:val="goog_rdk_123"/>
                    <w:id w:val="-458030472"/>
                  </w:sdtPr>
                  <w:sdtContent>
                    <w:tc>
                      <w:tcPr>
                        <w:tcW w:w="2256" w:type="dxa"/>
                        <w:tcPrChange w:id="153" w:author="" w:date="2021-04-26T08:28:00Z">
                          <w:tcPr>
                            <w:tcW w:w="0" w:type="auto"/>
                          </w:tcPr>
                        </w:tcPrChange>
                      </w:tcPr>
                      <w:p w:rsidR="006E3848" w:rsidRDefault="006E730C">
                        <w:pPr>
                          <w:pStyle w:val="Normal2"/>
                          <w:spacing w:after="100"/>
                          <w:rPr>
                            <w:sz w:val="18"/>
                            <w:szCs w:val="18"/>
                          </w:rPr>
                        </w:pPr>
                        <w:r>
                          <w:rPr>
                            <w:sz w:val="18"/>
                            <w:szCs w:val="18"/>
                          </w:rPr>
                          <w:t>FR-STAK-FARM-003</w:t>
                        </w:r>
                      </w:p>
                    </w:tc>
                  </w:sdtContent>
                </w:sdt>
                <w:sdt>
                  <w:sdtPr>
                    <w:tag w:val="goog_rdk_124"/>
                    <w:id w:val="-255445305"/>
                  </w:sdtPr>
                  <w:sdtContent>
                    <w:tc>
                      <w:tcPr>
                        <w:tcW w:w="2256" w:type="dxa"/>
                        <w:tcPrChange w:id="154" w:author="" w:date="2021-04-26T08:28:00Z">
                          <w:tcPr>
                            <w:tcW w:w="0" w:type="auto"/>
                          </w:tcPr>
                        </w:tcPrChange>
                      </w:tcPr>
                      <w:p w:rsidR="006E3848" w:rsidRDefault="006E730C">
                        <w:pPr>
                          <w:pStyle w:val="Normal2"/>
                          <w:spacing w:after="100"/>
                          <w:jc w:val="center"/>
                          <w:rPr>
                            <w:sz w:val="18"/>
                            <w:szCs w:val="18"/>
                          </w:rPr>
                        </w:pPr>
                        <w:r>
                          <w:rPr>
                            <w:sz w:val="18"/>
                            <w:szCs w:val="18"/>
                          </w:rPr>
                          <w:t>1</w:t>
                        </w:r>
                      </w:p>
                    </w:tc>
                  </w:sdtContent>
                </w:sdt>
                <w:sdt>
                  <w:sdtPr>
                    <w:tag w:val="goog_rdk_125"/>
                    <w:id w:val="-1002279894"/>
                  </w:sdtPr>
                  <w:sdtContent>
                    <w:tc>
                      <w:tcPr>
                        <w:tcW w:w="2256" w:type="dxa"/>
                        <w:tcPrChange w:id="155" w:author="" w:date="2021-04-26T08:28:00Z">
                          <w:tcPr>
                            <w:tcW w:w="0" w:type="auto"/>
                          </w:tcPr>
                        </w:tcPrChange>
                      </w:tcPr>
                      <w:p w:rsidR="006E3848" w:rsidRDefault="006E730C">
                        <w:pPr>
                          <w:pStyle w:val="Normal2"/>
                          <w:spacing w:after="100"/>
                          <w:rPr>
                            <w:sz w:val="18"/>
                            <w:szCs w:val="18"/>
                          </w:rPr>
                        </w:pPr>
                        <w:r>
                          <w:rPr>
                            <w:sz w:val="18"/>
                            <w:szCs w:val="18"/>
                          </w:rPr>
                          <w:t xml:space="preserve">LP </w:t>
                        </w:r>
                        <w:proofErr w:type="spellStart"/>
                        <w:r>
                          <w:rPr>
                            <w:sz w:val="18"/>
                            <w:szCs w:val="18"/>
                          </w:rPr>
                          <w:t>Unstaking</w:t>
                        </w:r>
                        <w:proofErr w:type="spellEnd"/>
                      </w:p>
                    </w:tc>
                  </w:sdtContent>
                </w:sdt>
                <w:sdt>
                  <w:sdtPr>
                    <w:tag w:val="goog_rdk_126"/>
                    <w:id w:val="-707561158"/>
                  </w:sdtPr>
                  <w:sdtContent>
                    <w:tc>
                      <w:tcPr>
                        <w:tcW w:w="2256" w:type="dxa"/>
                        <w:tcPrChange w:id="156" w:author="" w:date="2021-04-26T08:28:00Z">
                          <w:tcPr>
                            <w:tcW w:w="0" w:type="auto"/>
                          </w:tcPr>
                        </w:tcPrChange>
                      </w:tcPr>
                      <w:p w:rsidR="006E3848" w:rsidRDefault="006E730C">
                        <w:pPr>
                          <w:pStyle w:val="Normal2"/>
                          <w:jc w:val="both"/>
                          <w:rPr>
                            <w:b/>
                            <w:sz w:val="18"/>
                            <w:szCs w:val="18"/>
                          </w:rPr>
                        </w:pPr>
                        <w:r>
                          <w:rPr>
                            <w:b/>
                            <w:sz w:val="18"/>
                            <w:szCs w:val="18"/>
                          </w:rPr>
                          <w:t xml:space="preserve">How can a user </w:t>
                        </w:r>
                        <w:proofErr w:type="spellStart"/>
                        <w:r>
                          <w:rPr>
                            <w:b/>
                            <w:sz w:val="18"/>
                            <w:szCs w:val="18"/>
                          </w:rPr>
                          <w:t>unstake</w:t>
                        </w:r>
                        <w:proofErr w:type="spellEnd"/>
                        <w:r>
                          <w:rPr>
                            <w:b/>
                            <w:sz w:val="18"/>
                            <w:szCs w:val="18"/>
                          </w:rPr>
                          <w:t xml:space="preserve"> LP tokens from the staking pool?</w:t>
                        </w:r>
                        <w:r>
                          <w:rPr>
                            <w:b/>
                            <w:sz w:val="18"/>
                            <w:szCs w:val="18"/>
                          </w:rPr>
                          <w:br/>
                        </w:r>
                      </w:p>
                    </w:tc>
                  </w:sdtContent>
                </w:sdt>
              </w:tr>
            </w:sdtContent>
          </w:sdt>
          <w:sdt>
            <w:sdtPr>
              <w:tag w:val="goog_rdk_127"/>
              <w:id w:val="1476637037"/>
            </w:sdtPr>
            <w:sdtContent>
              <w:tr w:rsidR="006E3848" w:rsidTr="006E3848">
                <w:trPr>
                  <w:trPrChange w:id="157" w:author="" w:date="2021-04-26T08:28:00Z">
                    <w:trPr>
                      <w:gridAfter w:val="0"/>
                      <w:trHeight w:val="813"/>
                    </w:trPr>
                  </w:trPrChange>
                </w:trPr>
                <w:sdt>
                  <w:sdtPr>
                    <w:tag w:val="goog_rdk_128"/>
                    <w:id w:val="827483254"/>
                  </w:sdtPr>
                  <w:sdtContent>
                    <w:tc>
                      <w:tcPr>
                        <w:tcW w:w="9024" w:type="dxa"/>
                        <w:gridSpan w:val="4"/>
                        <w:tcPrChange w:id="158" w:author="" w:date="2021-04-26T08:28:00Z">
                          <w:tcPr>
                            <w:tcW w:w="0" w:type="auto"/>
                            <w:shd w:val="clear" w:color="auto" w:fill="DBE5F1"/>
                          </w:tcPr>
                        </w:tcPrChange>
                      </w:tcPr>
                      <w:p w:rsidR="006E3848" w:rsidRDefault="006E730C">
                        <w:pPr>
                          <w:pStyle w:val="Normal2"/>
                          <w:jc w:val="both"/>
                        </w:pPr>
                        <w:r>
                          <w:t>When user press the ‘</w:t>
                        </w:r>
                        <w:proofErr w:type="spellStart"/>
                        <w:r>
                          <w:t>Unstake</w:t>
                        </w:r>
                        <w:proofErr w:type="spellEnd"/>
                        <w:r>
                          <w:t xml:space="preserve"> LP tokens’ button, a popup is invoked which includes:</w:t>
                        </w:r>
                      </w:p>
                      <w:p w:rsidR="006E3848" w:rsidRDefault="006E730C">
                        <w:pPr>
                          <w:pStyle w:val="Normal2"/>
                          <w:numPr>
                            <w:ilvl w:val="0"/>
                            <w:numId w:val="8"/>
                          </w:numPr>
                          <w:jc w:val="both"/>
                        </w:pPr>
                        <w:r>
                          <w:t xml:space="preserve">Balance: </w:t>
                        </w:r>
                      </w:p>
                      <w:p w:rsidR="006E3848" w:rsidRDefault="006E730C">
                        <w:pPr>
                          <w:pStyle w:val="Normal2"/>
                          <w:numPr>
                            <w:ilvl w:val="1"/>
                            <w:numId w:val="8"/>
                          </w:numPr>
                          <w:jc w:val="both"/>
                        </w:pPr>
                        <w:bookmarkStart w:id="159" w:name="_heading=h.asbrf7dovj06" w:colFirst="0" w:colLast="0"/>
                        <w:bookmarkEnd w:id="159"/>
                        <w:r>
                          <w:t>Current LP tokens a user has.</w:t>
                        </w:r>
                      </w:p>
                      <w:p w:rsidR="006E3848" w:rsidRDefault="006E730C">
                        <w:pPr>
                          <w:pStyle w:val="Normal2"/>
                          <w:numPr>
                            <w:ilvl w:val="0"/>
                            <w:numId w:val="8"/>
                          </w:numPr>
                          <w:jc w:val="both"/>
                        </w:pPr>
                        <w:r>
                          <w:t xml:space="preserve">Input field: A user inputs the amount of LP tokens he wants to </w:t>
                        </w:r>
                        <w:proofErr w:type="spellStart"/>
                        <w:r>
                          <w:t>unstake</w:t>
                        </w:r>
                        <w:proofErr w:type="spellEnd"/>
                        <w:r>
                          <w:t xml:space="preserve">. If the inputted LP tokens is greater than the current staking LP, </w:t>
                        </w:r>
                        <w:proofErr w:type="spellStart"/>
                        <w:r>
                          <w:t>Stakbank</w:t>
                        </w:r>
                        <w:proofErr w:type="spellEnd"/>
                        <w:r>
                          <w:t xml:space="preserve"> does not allow a user to </w:t>
                        </w:r>
                        <w:proofErr w:type="spellStart"/>
                        <w:r>
                          <w:t>unstake</w:t>
                        </w:r>
                        <w:proofErr w:type="spellEnd"/>
                        <w:r>
                          <w:t>.</w:t>
                        </w:r>
                      </w:p>
                      <w:p w:rsidR="006E3848" w:rsidRDefault="006E730C">
                        <w:pPr>
                          <w:pStyle w:val="Normal2"/>
                          <w:numPr>
                            <w:ilvl w:val="0"/>
                            <w:numId w:val="8"/>
                          </w:numPr>
                          <w:jc w:val="both"/>
                        </w:pPr>
                        <w:r>
                          <w:t>Your staked: current staking LP tokens</w:t>
                        </w:r>
                      </w:p>
                      <w:p w:rsidR="006E3848" w:rsidRDefault="006E730C">
                        <w:pPr>
                          <w:pStyle w:val="Normal2"/>
                          <w:numPr>
                            <w:ilvl w:val="0"/>
                            <w:numId w:val="8"/>
                          </w:numPr>
                          <w:jc w:val="both"/>
                        </w:pPr>
                        <w:r>
                          <w:t xml:space="preserve">Max: User presses this button to </w:t>
                        </w:r>
                        <w:proofErr w:type="spellStart"/>
                        <w:r>
                          <w:t>unstake</w:t>
                        </w:r>
                        <w:proofErr w:type="spellEnd"/>
                        <w:r>
                          <w:t xml:space="preserve"> all his LP tokens.</w:t>
                        </w:r>
                      </w:p>
                      <w:p w:rsidR="006E3848" w:rsidRDefault="006E730C">
                        <w:pPr>
                          <w:pStyle w:val="Normal2"/>
                          <w:numPr>
                            <w:ilvl w:val="0"/>
                            <w:numId w:val="8"/>
                          </w:numPr>
                          <w:jc w:val="both"/>
                        </w:pPr>
                        <w:r>
                          <w:t>‘</w:t>
                        </w:r>
                        <w:proofErr w:type="spellStart"/>
                        <w:r>
                          <w:t>Unstake</w:t>
                        </w:r>
                        <w:proofErr w:type="spellEnd"/>
                        <w:r>
                          <w:t xml:space="preserve"> LP tokens’ button</w:t>
                        </w:r>
                      </w:p>
                      <w:p w:rsidR="006E3848" w:rsidRDefault="006E730C">
                        <w:pPr>
                          <w:pStyle w:val="Normal2"/>
                          <w:numPr>
                            <w:ilvl w:val="0"/>
                            <w:numId w:val="8"/>
                          </w:numPr>
                          <w:jc w:val="both"/>
                        </w:pPr>
                        <w:bookmarkStart w:id="160" w:name="_heading=h.du0c8w3ecvdd" w:colFirst="0" w:colLast="0"/>
                        <w:bookmarkEnd w:id="160"/>
                        <w:r>
                          <w:t xml:space="preserve">A user receives JSTAK when </w:t>
                        </w:r>
                        <w:proofErr w:type="spellStart"/>
                        <w:r>
                          <w:t>unstakes</w:t>
                        </w:r>
                        <w:proofErr w:type="spellEnd"/>
                        <w:r>
                          <w:t xml:space="preserve"> his LP tokens</w:t>
                        </w:r>
                      </w:p>
                      <w:p w:rsidR="006E3848" w:rsidRDefault="00067D02">
                        <w:pPr>
                          <w:pStyle w:val="Normal2"/>
                          <w:jc w:val="both"/>
                        </w:pPr>
                      </w:p>
                    </w:tc>
                  </w:sdtContent>
                </w:sdt>
              </w:tr>
            </w:sdtContent>
          </w:sdt>
        </w:tbl>
      </w:sdtContent>
    </w:sdt>
    <w:p w:rsidR="006E3848" w:rsidRDefault="006E3848">
      <w:pPr>
        <w:pStyle w:val="heading32"/>
        <w:ind w:left="0" w:firstLine="0"/>
      </w:pPr>
      <w:bookmarkStart w:id="161" w:name="_heading=h.kcf1jj1t1krl" w:colFirst="0" w:colLast="0"/>
      <w:bookmarkEnd w:id="161"/>
    </w:p>
    <w:p w:rsidR="006E3848" w:rsidRDefault="006E730C">
      <w:pPr>
        <w:pStyle w:val="Normal2"/>
      </w:pPr>
      <w:r>
        <w:rPr>
          <w:noProof/>
          <w:lang w:val="en-US"/>
        </w:rPr>
        <w:drawing>
          <wp:inline distT="114300" distB="114300" distL="114300" distR="114300">
            <wp:extent cx="5731200" cy="3898900"/>
            <wp:effectExtent l="0" t="0" r="0" b="0"/>
            <wp:docPr id="9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731200" cy="3898900"/>
                    </a:xfrm>
                    <a:prstGeom prst="rect">
                      <a:avLst/>
                    </a:prstGeom>
                    <a:ln/>
                  </pic:spPr>
                </pic:pic>
              </a:graphicData>
            </a:graphic>
          </wp:inline>
        </w:drawing>
      </w:r>
    </w:p>
    <w:p w:rsidR="006E3848" w:rsidRDefault="006E3848">
      <w:pPr>
        <w:pStyle w:val="Normal2"/>
      </w:pPr>
    </w:p>
    <w:p w:rsidR="006E3848" w:rsidRDefault="006E730C">
      <w:pPr>
        <w:pStyle w:val="heading32"/>
        <w:ind w:left="0" w:firstLine="0"/>
      </w:pPr>
      <w:bookmarkStart w:id="162" w:name="_heading=h.t3g40op43upg" w:colFirst="0" w:colLast="0"/>
      <w:bookmarkEnd w:id="162"/>
      <w:r>
        <w:t>3.2.3. LP Harvesting</w:t>
      </w:r>
    </w:p>
    <w:p w:rsidR="006E3848" w:rsidRDefault="006E730C">
      <w:pPr>
        <w:pStyle w:val="Normal2"/>
      </w:pPr>
      <w:r>
        <w:rPr>
          <w:noProof/>
          <w:lang w:val="en-US"/>
        </w:rPr>
        <w:drawing>
          <wp:inline distT="114300" distB="114300" distL="114300" distR="114300">
            <wp:extent cx="5731200" cy="977900"/>
            <wp:effectExtent l="0" t="0" r="0" b="0"/>
            <wp:docPr id="10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5731200" cy="977900"/>
                    </a:xfrm>
                    <a:prstGeom prst="rect">
                      <a:avLst/>
                    </a:prstGeom>
                    <a:ln/>
                  </pic:spPr>
                </pic:pic>
              </a:graphicData>
            </a:graphic>
          </wp:inline>
        </w:drawing>
      </w:r>
    </w:p>
    <w:p w:rsidR="006E3848" w:rsidRDefault="006E730C">
      <w:pPr>
        <w:pStyle w:val="Normal2"/>
        <w:jc w:val="center"/>
        <w:rPr>
          <w:b/>
          <w:i/>
        </w:rPr>
      </w:pPr>
      <w:r>
        <w:rPr>
          <w:b/>
          <w:i/>
        </w:rPr>
        <w:t>LP harvesting</w:t>
      </w:r>
    </w:p>
    <w:p w:rsidR="006E3848" w:rsidRDefault="006E3848">
      <w:pPr>
        <w:pStyle w:val="Normal2"/>
        <w:jc w:val="center"/>
        <w:rPr>
          <w:b/>
          <w:i/>
        </w:rPr>
      </w:pPr>
    </w:p>
    <w:p w:rsidR="006E3848" w:rsidRDefault="006E730C">
      <w:pPr>
        <w:pStyle w:val="Normal2"/>
        <w:spacing w:line="360" w:lineRule="auto"/>
        <w:jc w:val="both"/>
      </w:pPr>
      <w:r>
        <w:t xml:space="preserve">As a user of </w:t>
      </w:r>
      <w:proofErr w:type="spellStart"/>
      <w:r>
        <w:t>Stakbank</w:t>
      </w:r>
      <w:proofErr w:type="spellEnd"/>
      <w:r>
        <w:t>, I can harvest in STAK from the staking pool.</w:t>
      </w:r>
    </w:p>
    <w:sdt>
      <w:sdtPr>
        <w:tag w:val="goog_rdk_150"/>
        <w:id w:val="-1943904252"/>
      </w:sdtPr>
      <w:sdtContent>
        <w:tbl>
          <w:tblPr>
            <w:tblStyle w:val="affffffffffc"/>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Change w:id="163" w:author="" w:date="2021-04-26T08:28:00Z">
              <w:tblPr>
                <w:tblStyle w:val="affffffffffc"/>
                <w:tblW w:w="0" w:type="nil"/>
                <w:tblLayout w:type="fixed"/>
                <w:tblLook w:val="0400" w:firstRow="0" w:lastRow="0" w:firstColumn="0" w:lastColumn="0" w:noHBand="0" w:noVBand="1"/>
              </w:tblPr>
            </w:tblPrChange>
          </w:tblPr>
          <w:tblGrid>
            <w:gridCol w:w="2256"/>
            <w:gridCol w:w="2256"/>
            <w:gridCol w:w="2256"/>
            <w:gridCol w:w="2256"/>
            <w:tblGridChange w:id="164">
              <w:tblGrid>
                <w:gridCol w:w="2256"/>
                <w:gridCol w:w="2256"/>
                <w:gridCol w:w="2256"/>
                <w:gridCol w:w="2256"/>
              </w:tblGrid>
            </w:tblGridChange>
          </w:tblGrid>
          <w:sdt>
            <w:sdtPr>
              <w:tag w:val="goog_rdk_133"/>
              <w:id w:val="1243836328"/>
            </w:sdtPr>
            <w:sdtContent>
              <w:tr w:rsidR="006E3848" w:rsidTr="006E3848">
                <w:trPr>
                  <w:trPrChange w:id="165" w:author="" w:date="2021-04-26T08:28:00Z">
                    <w:trPr>
                      <w:trHeight w:val="243"/>
                    </w:trPr>
                  </w:trPrChange>
                </w:trPr>
                <w:sdt>
                  <w:sdtPr>
                    <w:tag w:val="goog_rdk_134"/>
                    <w:id w:val="1282082573"/>
                  </w:sdtPr>
                  <w:sdtContent>
                    <w:tc>
                      <w:tcPr>
                        <w:tcW w:w="2256" w:type="dxa"/>
                        <w:tcPrChange w:id="166" w:author="" w:date="2021-04-26T08:28:00Z">
                          <w:tcPr>
                            <w:tcW w:w="0" w:type="auto"/>
                            <w:shd w:val="clear" w:color="auto" w:fill="00B0F0"/>
                            <w:vAlign w:val="center"/>
                          </w:tcPr>
                        </w:tcPrChange>
                      </w:tcPr>
                      <w:p w:rsidR="006E3848" w:rsidRDefault="006E730C">
                        <w:pPr>
                          <w:pStyle w:val="Normal2"/>
                          <w:rPr>
                            <w:b/>
                            <w:color w:val="FFFFFF"/>
                            <w:sz w:val="20"/>
                            <w:szCs w:val="20"/>
                          </w:rPr>
                        </w:pPr>
                        <w:r>
                          <w:rPr>
                            <w:b/>
                            <w:color w:val="FFFFFF"/>
                            <w:sz w:val="20"/>
                            <w:szCs w:val="20"/>
                          </w:rPr>
                          <w:t>Req. ID</w:t>
                        </w:r>
                      </w:p>
                    </w:tc>
                  </w:sdtContent>
                </w:sdt>
                <w:sdt>
                  <w:sdtPr>
                    <w:tag w:val="goog_rdk_135"/>
                    <w:id w:val="-1116666801"/>
                  </w:sdtPr>
                  <w:sdtContent>
                    <w:tc>
                      <w:tcPr>
                        <w:tcW w:w="2256" w:type="dxa"/>
                        <w:tcPrChange w:id="167" w:author="" w:date="2021-04-26T08:28:00Z">
                          <w:tcPr>
                            <w:tcW w:w="0" w:type="auto"/>
                            <w:shd w:val="clear" w:color="auto" w:fill="00B0F0"/>
                            <w:vAlign w:val="center"/>
                          </w:tcPr>
                        </w:tcPrChange>
                      </w:tcPr>
                      <w:p w:rsidR="006E3848" w:rsidRDefault="006E730C">
                        <w:pPr>
                          <w:pStyle w:val="Normal2"/>
                          <w:rPr>
                            <w:b/>
                            <w:color w:val="FFFFFF"/>
                            <w:sz w:val="20"/>
                            <w:szCs w:val="20"/>
                          </w:rPr>
                        </w:pPr>
                        <w:r>
                          <w:rPr>
                            <w:b/>
                            <w:color w:val="FFFFFF"/>
                            <w:sz w:val="20"/>
                            <w:szCs w:val="20"/>
                          </w:rPr>
                          <w:t>Priority</w:t>
                        </w:r>
                      </w:p>
                    </w:tc>
                  </w:sdtContent>
                </w:sdt>
                <w:sdt>
                  <w:sdtPr>
                    <w:tag w:val="goog_rdk_136"/>
                    <w:id w:val="-1883863435"/>
                  </w:sdtPr>
                  <w:sdtContent>
                    <w:tc>
                      <w:tcPr>
                        <w:tcW w:w="2256" w:type="dxa"/>
                        <w:tcPrChange w:id="168" w:author="" w:date="2021-04-26T08:28:00Z">
                          <w:tcPr>
                            <w:tcW w:w="0" w:type="auto"/>
                            <w:shd w:val="clear" w:color="auto" w:fill="00B0F0"/>
                            <w:vAlign w:val="center"/>
                          </w:tcPr>
                        </w:tcPrChange>
                      </w:tcPr>
                      <w:p w:rsidR="006E3848" w:rsidRDefault="006E730C">
                        <w:pPr>
                          <w:pStyle w:val="Normal2"/>
                          <w:rPr>
                            <w:b/>
                            <w:color w:val="FFFFFF"/>
                            <w:sz w:val="20"/>
                            <w:szCs w:val="20"/>
                          </w:rPr>
                        </w:pPr>
                        <w:r>
                          <w:rPr>
                            <w:b/>
                            <w:color w:val="FFFFFF"/>
                            <w:sz w:val="20"/>
                            <w:szCs w:val="20"/>
                          </w:rPr>
                          <w:t>User Story</w:t>
                        </w:r>
                      </w:p>
                    </w:tc>
                  </w:sdtContent>
                </w:sdt>
                <w:sdt>
                  <w:sdtPr>
                    <w:tag w:val="goog_rdk_137"/>
                    <w:id w:val="-2115038243"/>
                  </w:sdtPr>
                  <w:sdtContent>
                    <w:tc>
                      <w:tcPr>
                        <w:tcW w:w="2256" w:type="dxa"/>
                        <w:tcPrChange w:id="169" w:author="" w:date="2021-04-26T08:28:00Z">
                          <w:tcPr>
                            <w:tcW w:w="0" w:type="auto"/>
                            <w:shd w:val="clear" w:color="auto" w:fill="00B0F0"/>
                            <w:vAlign w:val="center"/>
                          </w:tcPr>
                        </w:tcPrChange>
                      </w:tcPr>
                      <w:p w:rsidR="006E3848" w:rsidRDefault="006E730C">
                        <w:pPr>
                          <w:pStyle w:val="Normal2"/>
                          <w:rPr>
                            <w:b/>
                            <w:color w:val="FFFFFF"/>
                            <w:sz w:val="20"/>
                            <w:szCs w:val="20"/>
                          </w:rPr>
                        </w:pPr>
                        <w:r>
                          <w:rPr>
                            <w:b/>
                            <w:color w:val="FFFFFF"/>
                            <w:sz w:val="20"/>
                            <w:szCs w:val="20"/>
                          </w:rPr>
                          <w:t>Description / Remarks</w:t>
                        </w:r>
                      </w:p>
                    </w:tc>
                  </w:sdtContent>
                </w:sdt>
              </w:tr>
            </w:sdtContent>
          </w:sdt>
          <w:sdt>
            <w:sdtPr>
              <w:tag w:val="goog_rdk_138"/>
              <w:id w:val="-601262129"/>
            </w:sdtPr>
            <w:sdtContent>
              <w:tr w:rsidR="006E3848" w:rsidTr="006E3848">
                <w:sdt>
                  <w:sdtPr>
                    <w:tag w:val="goog_rdk_139"/>
                    <w:id w:val="-917698420"/>
                  </w:sdtPr>
                  <w:sdtContent>
                    <w:tc>
                      <w:tcPr>
                        <w:tcW w:w="2256" w:type="dxa"/>
                        <w:tcPrChange w:id="170" w:author="" w:date="2021-04-26T08:28:00Z">
                          <w:tcPr>
                            <w:tcW w:w="0" w:type="auto"/>
                          </w:tcPr>
                        </w:tcPrChange>
                      </w:tcPr>
                      <w:p w:rsidR="006E3848" w:rsidRDefault="006E730C">
                        <w:pPr>
                          <w:pStyle w:val="Normal2"/>
                          <w:spacing w:after="100"/>
                          <w:rPr>
                            <w:sz w:val="18"/>
                            <w:szCs w:val="18"/>
                          </w:rPr>
                        </w:pPr>
                        <w:r>
                          <w:rPr>
                            <w:sz w:val="18"/>
                            <w:szCs w:val="18"/>
                          </w:rPr>
                          <w:t>FR-STAK-POOL-004</w:t>
                        </w:r>
                      </w:p>
                    </w:tc>
                  </w:sdtContent>
                </w:sdt>
                <w:sdt>
                  <w:sdtPr>
                    <w:tag w:val="goog_rdk_140"/>
                    <w:id w:val="1050116116"/>
                  </w:sdtPr>
                  <w:sdtContent>
                    <w:tc>
                      <w:tcPr>
                        <w:tcW w:w="2256" w:type="dxa"/>
                        <w:tcPrChange w:id="171" w:author="" w:date="2021-04-26T08:28:00Z">
                          <w:tcPr>
                            <w:tcW w:w="0" w:type="auto"/>
                          </w:tcPr>
                        </w:tcPrChange>
                      </w:tcPr>
                      <w:p w:rsidR="006E3848" w:rsidRDefault="006E730C">
                        <w:pPr>
                          <w:pStyle w:val="Normal2"/>
                          <w:spacing w:after="100"/>
                          <w:jc w:val="center"/>
                          <w:rPr>
                            <w:sz w:val="18"/>
                            <w:szCs w:val="18"/>
                          </w:rPr>
                        </w:pPr>
                        <w:r>
                          <w:rPr>
                            <w:sz w:val="18"/>
                            <w:szCs w:val="18"/>
                          </w:rPr>
                          <w:t>1</w:t>
                        </w:r>
                      </w:p>
                    </w:tc>
                  </w:sdtContent>
                </w:sdt>
                <w:sdt>
                  <w:sdtPr>
                    <w:tag w:val="goog_rdk_141"/>
                    <w:id w:val="-684127013"/>
                  </w:sdtPr>
                  <w:sdtContent>
                    <w:tc>
                      <w:tcPr>
                        <w:tcW w:w="2256" w:type="dxa"/>
                        <w:tcPrChange w:id="172" w:author="" w:date="2021-04-26T08:28:00Z">
                          <w:tcPr>
                            <w:tcW w:w="0" w:type="auto"/>
                          </w:tcPr>
                        </w:tcPrChange>
                      </w:tcPr>
                      <w:p w:rsidR="006E3848" w:rsidRDefault="006E730C">
                        <w:pPr>
                          <w:pStyle w:val="Normal2"/>
                          <w:spacing w:after="100"/>
                          <w:rPr>
                            <w:sz w:val="18"/>
                            <w:szCs w:val="18"/>
                          </w:rPr>
                        </w:pPr>
                        <w:r>
                          <w:rPr>
                            <w:sz w:val="18"/>
                            <w:szCs w:val="18"/>
                          </w:rPr>
                          <w:t>STAK Claiming</w:t>
                        </w:r>
                      </w:p>
                    </w:tc>
                  </w:sdtContent>
                </w:sdt>
                <w:sdt>
                  <w:sdtPr>
                    <w:tag w:val="goog_rdk_142"/>
                    <w:id w:val="1715546252"/>
                  </w:sdtPr>
                  <w:sdtContent>
                    <w:tc>
                      <w:tcPr>
                        <w:tcW w:w="2256" w:type="dxa"/>
                        <w:tcPrChange w:id="173" w:author="" w:date="2021-04-26T08:28:00Z">
                          <w:tcPr>
                            <w:tcW w:w="0" w:type="auto"/>
                          </w:tcPr>
                        </w:tcPrChange>
                      </w:tcPr>
                      <w:p w:rsidR="006E3848" w:rsidRDefault="006E730C">
                        <w:pPr>
                          <w:pStyle w:val="Normal2"/>
                          <w:jc w:val="both"/>
                          <w:rPr>
                            <w:b/>
                            <w:sz w:val="18"/>
                            <w:szCs w:val="18"/>
                          </w:rPr>
                        </w:pPr>
                        <w:r>
                          <w:rPr>
                            <w:b/>
                            <w:sz w:val="18"/>
                            <w:szCs w:val="18"/>
                          </w:rPr>
                          <w:t>How can a user claim reward from the staking pool?</w:t>
                        </w:r>
                        <w:r>
                          <w:rPr>
                            <w:b/>
                            <w:sz w:val="18"/>
                            <w:szCs w:val="18"/>
                          </w:rPr>
                          <w:br/>
                        </w:r>
                      </w:p>
                    </w:tc>
                  </w:sdtContent>
                </w:sdt>
              </w:tr>
            </w:sdtContent>
          </w:sdt>
          <w:sdt>
            <w:sdtPr>
              <w:tag w:val="goog_rdk_143"/>
              <w:id w:val="1224025236"/>
            </w:sdtPr>
            <w:sdtContent>
              <w:tr w:rsidR="006E3848" w:rsidTr="006E3848">
                <w:trPr>
                  <w:trPrChange w:id="174" w:author="" w:date="2021-04-26T08:28:00Z">
                    <w:trPr>
                      <w:gridAfter w:val="0"/>
                      <w:trHeight w:val="813"/>
                    </w:trPr>
                  </w:trPrChange>
                </w:trPr>
                <w:sdt>
                  <w:sdtPr>
                    <w:tag w:val="goog_rdk_144"/>
                    <w:id w:val="-963274480"/>
                  </w:sdtPr>
                  <w:sdtContent>
                    <w:tc>
                      <w:tcPr>
                        <w:tcW w:w="9024" w:type="dxa"/>
                        <w:gridSpan w:val="4"/>
                        <w:tcPrChange w:id="175" w:author="" w:date="2021-04-26T08:28:00Z">
                          <w:tcPr>
                            <w:tcW w:w="0" w:type="auto"/>
                            <w:shd w:val="clear" w:color="auto" w:fill="DBE5F1"/>
                          </w:tcPr>
                        </w:tcPrChange>
                      </w:tcPr>
                      <w:p w:rsidR="006E3848" w:rsidRDefault="006E730C">
                        <w:pPr>
                          <w:pStyle w:val="Normal2"/>
                          <w:spacing w:before="40" w:after="40"/>
                          <w:jc w:val="both"/>
                        </w:pPr>
                        <w:r>
                          <w:t>At the end of a day (which is supposed to be at 21:00 PST), he will receive a reward in JSTAK which is calculated based on the APY.</w:t>
                        </w:r>
                      </w:p>
                      <w:p w:rsidR="006E3848" w:rsidRDefault="006E730C">
                        <w:pPr>
                          <w:pStyle w:val="Normal2"/>
                          <w:spacing w:before="40" w:after="40"/>
                          <w:jc w:val="both"/>
                        </w:pPr>
                        <w:bookmarkStart w:id="176" w:name="_heading=h.gnqw17np6rme" w:colFirst="0" w:colLast="0"/>
                        <w:bookmarkEnd w:id="176"/>
                        <w:r>
                          <w:t xml:space="preserve">Note that when a user harvests, he receives reward in STAK. </w:t>
                        </w:r>
                      </w:p>
                      <w:p w:rsidR="006E3848" w:rsidRDefault="006E730C">
                        <w:pPr>
                          <w:pStyle w:val="Normal2"/>
                          <w:jc w:val="both"/>
                        </w:pPr>
                        <w:r>
                          <w:t>When user press the ‘Harvest’ button, a popup is invoked which includes:</w:t>
                        </w:r>
                      </w:p>
                      <w:p w:rsidR="006E3848" w:rsidRDefault="006E730C">
                        <w:pPr>
                          <w:pStyle w:val="Normal2"/>
                          <w:numPr>
                            <w:ilvl w:val="0"/>
                            <w:numId w:val="8"/>
                          </w:numPr>
                          <w:jc w:val="both"/>
                        </w:pPr>
                        <w:r>
                          <w:t xml:space="preserve">Balance: </w:t>
                        </w:r>
                      </w:p>
                      <w:p w:rsidR="006E3848" w:rsidRDefault="006E730C">
                        <w:pPr>
                          <w:pStyle w:val="Normal2"/>
                          <w:numPr>
                            <w:ilvl w:val="1"/>
                            <w:numId w:val="8"/>
                          </w:numPr>
                          <w:jc w:val="both"/>
                        </w:pPr>
                        <w:bookmarkStart w:id="177" w:name="_heading=h.m5ipmagenswl" w:colFirst="0" w:colLast="0"/>
                        <w:bookmarkEnd w:id="177"/>
                        <w:r>
                          <w:t>Current reward LP tokens a user has</w:t>
                        </w:r>
                      </w:p>
                      <w:p w:rsidR="006E3848" w:rsidRDefault="006E730C">
                        <w:pPr>
                          <w:pStyle w:val="Normal2"/>
                          <w:numPr>
                            <w:ilvl w:val="0"/>
                            <w:numId w:val="8"/>
                          </w:numPr>
                          <w:jc w:val="both"/>
                        </w:pPr>
                        <w:r>
                          <w:t>Current reward (in both STAK, JSTAK and USD fiat currency)</w:t>
                        </w:r>
                      </w:p>
                      <w:p w:rsidR="006E3848" w:rsidRDefault="006E730C">
                        <w:pPr>
                          <w:pStyle w:val="Normal2"/>
                          <w:numPr>
                            <w:ilvl w:val="0"/>
                            <w:numId w:val="8"/>
                          </w:numPr>
                          <w:jc w:val="both"/>
                        </w:pPr>
                        <w:r>
                          <w:t>‘Harvest’ button</w:t>
                        </w:r>
                      </w:p>
                      <w:sdt>
                        <w:sdtPr>
                          <w:tag w:val="goog_rdk_146"/>
                          <w:id w:val="509651353"/>
                        </w:sdtPr>
                        <w:sdtContent>
                          <w:p w:rsidR="006E3848" w:rsidRDefault="006E730C">
                            <w:pPr>
                              <w:pStyle w:val="Normal2"/>
                              <w:numPr>
                                <w:ilvl w:val="0"/>
                                <w:numId w:val="8"/>
                              </w:numPr>
                              <w:jc w:val="both"/>
                              <w:rPr>
                                <w:ins w:id="178" w:author="Charles Robinson" w:date="2021-04-20T20:34:00Z"/>
                              </w:rPr>
                            </w:pPr>
                            <w:r>
                              <w:t>A user will receive JSTAK</w:t>
                            </w:r>
                            <w:bookmarkStart w:id="179" w:name="_heading=h.p02q11bdtao" w:colFirst="0" w:colLast="0"/>
                            <w:bookmarkEnd w:id="179"/>
                            <w:sdt>
                              <w:sdtPr>
                                <w:tag w:val="goog_rdk_145"/>
                                <w:id w:val="-1611499245"/>
                                <w:showingPlcHdr/>
                              </w:sdtPr>
                              <w:sdtContent>
                                <w:r w:rsidR="006D21F9">
                                  <w:t xml:space="preserve">     </w:t>
                                </w:r>
                              </w:sdtContent>
                            </w:sdt>
                          </w:p>
                        </w:sdtContent>
                      </w:sdt>
                      <w:p w:rsidR="006E3848" w:rsidRDefault="00067D02">
                        <w:pPr>
                          <w:pStyle w:val="Normal2"/>
                          <w:jc w:val="both"/>
                        </w:pPr>
                      </w:p>
                    </w:tc>
                  </w:sdtContent>
                </w:sdt>
              </w:tr>
            </w:sdtContent>
          </w:sdt>
        </w:tbl>
      </w:sdtContent>
    </w:sdt>
    <w:p w:rsidR="006E3848" w:rsidRDefault="006E3848">
      <w:pPr>
        <w:pStyle w:val="heading32"/>
        <w:ind w:left="0" w:firstLine="0"/>
      </w:pPr>
      <w:bookmarkStart w:id="180" w:name="_heading=h.phyjxzxw1awg" w:colFirst="0" w:colLast="0"/>
      <w:bookmarkEnd w:id="180"/>
    </w:p>
    <w:p w:rsidR="006E3848" w:rsidRDefault="006E730C">
      <w:pPr>
        <w:pStyle w:val="Normal2"/>
      </w:pPr>
      <w:r>
        <w:rPr>
          <w:noProof/>
          <w:lang w:val="en-US"/>
        </w:rPr>
        <w:drawing>
          <wp:inline distT="114300" distB="114300" distL="114300" distR="114300">
            <wp:extent cx="5731200" cy="3898900"/>
            <wp:effectExtent l="0" t="0" r="0" b="0"/>
            <wp:docPr id="10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5731200" cy="3898900"/>
                    </a:xfrm>
                    <a:prstGeom prst="rect">
                      <a:avLst/>
                    </a:prstGeom>
                    <a:ln/>
                  </pic:spPr>
                </pic:pic>
              </a:graphicData>
            </a:graphic>
          </wp:inline>
        </w:drawing>
      </w:r>
    </w:p>
    <w:p w:rsidR="006E3848" w:rsidRDefault="006E3848">
      <w:pPr>
        <w:pStyle w:val="Normal2"/>
      </w:pPr>
    </w:p>
    <w:p w:rsidR="006E3848" w:rsidRDefault="006E730C">
      <w:pPr>
        <w:pStyle w:val="heading32"/>
        <w:ind w:left="0" w:firstLine="0"/>
      </w:pPr>
      <w:bookmarkStart w:id="181" w:name="_heading=h.hs4bq9hszuzo" w:colFirst="0" w:colLast="0"/>
      <w:bookmarkEnd w:id="181"/>
      <w:r>
        <w:t xml:space="preserve">3.2.4. APY </w:t>
      </w:r>
    </w:p>
    <w:p w:rsidR="006E3848" w:rsidRDefault="006E730C">
      <w:pPr>
        <w:pStyle w:val="Normal2"/>
        <w:spacing w:line="360" w:lineRule="auto"/>
        <w:jc w:val="both"/>
      </w:pPr>
      <w:r>
        <w:t xml:space="preserve">As a user of </w:t>
      </w:r>
      <w:proofErr w:type="spellStart"/>
      <w:r>
        <w:t>Stakbank</w:t>
      </w:r>
      <w:proofErr w:type="spellEnd"/>
      <w:r>
        <w:t>, I can view APY.</w:t>
      </w:r>
    </w:p>
    <w:sdt>
      <w:sdtPr>
        <w:tag w:val="goog_rdk_167"/>
        <w:id w:val="932166626"/>
      </w:sdtPr>
      <w:sdtContent>
        <w:tbl>
          <w:tblPr>
            <w:tblStyle w:val="affffffffffe"/>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Change w:id="182" w:author="" w:date="2021-04-26T08:28:00Z">
              <w:tblPr>
                <w:tblStyle w:val="affffffffffe"/>
                <w:tblW w:w="0" w:type="nil"/>
                <w:tblLayout w:type="fixed"/>
                <w:tblLook w:val="0400" w:firstRow="0" w:lastRow="0" w:firstColumn="0" w:lastColumn="0" w:noHBand="0" w:noVBand="1"/>
              </w:tblPr>
            </w:tblPrChange>
          </w:tblPr>
          <w:tblGrid>
            <w:gridCol w:w="2256"/>
            <w:gridCol w:w="2256"/>
            <w:gridCol w:w="2256"/>
            <w:gridCol w:w="2256"/>
            <w:tblGridChange w:id="183">
              <w:tblGrid>
                <w:gridCol w:w="2256"/>
                <w:gridCol w:w="2256"/>
                <w:gridCol w:w="2256"/>
                <w:gridCol w:w="2256"/>
              </w:tblGrid>
            </w:tblGridChange>
          </w:tblGrid>
          <w:sdt>
            <w:sdtPr>
              <w:tag w:val="goog_rdk_151"/>
              <w:id w:val="1911345443"/>
            </w:sdtPr>
            <w:sdtContent>
              <w:tr w:rsidR="006E3848" w:rsidTr="006E3848">
                <w:trPr>
                  <w:trPrChange w:id="184" w:author="" w:date="2021-04-26T08:28:00Z">
                    <w:trPr>
                      <w:trHeight w:val="243"/>
                    </w:trPr>
                  </w:trPrChange>
                </w:trPr>
                <w:sdt>
                  <w:sdtPr>
                    <w:tag w:val="goog_rdk_152"/>
                    <w:id w:val="-479467616"/>
                  </w:sdtPr>
                  <w:sdtContent>
                    <w:tc>
                      <w:tcPr>
                        <w:tcW w:w="2256" w:type="dxa"/>
                        <w:tcPrChange w:id="185" w:author="" w:date="2021-04-26T08:28:00Z">
                          <w:tcPr>
                            <w:tcW w:w="0" w:type="auto"/>
                            <w:shd w:val="clear" w:color="auto" w:fill="00B0F0"/>
                            <w:vAlign w:val="center"/>
                          </w:tcPr>
                        </w:tcPrChange>
                      </w:tcPr>
                      <w:p w:rsidR="006E3848" w:rsidRDefault="006E730C">
                        <w:pPr>
                          <w:pStyle w:val="Normal2"/>
                          <w:rPr>
                            <w:b/>
                            <w:color w:val="FFFFFF"/>
                            <w:sz w:val="20"/>
                            <w:szCs w:val="20"/>
                          </w:rPr>
                        </w:pPr>
                        <w:r>
                          <w:rPr>
                            <w:b/>
                            <w:color w:val="FFFFFF"/>
                            <w:sz w:val="20"/>
                            <w:szCs w:val="20"/>
                          </w:rPr>
                          <w:t>Req. ID</w:t>
                        </w:r>
                      </w:p>
                    </w:tc>
                  </w:sdtContent>
                </w:sdt>
                <w:sdt>
                  <w:sdtPr>
                    <w:tag w:val="goog_rdk_153"/>
                    <w:id w:val="1391225602"/>
                  </w:sdtPr>
                  <w:sdtContent>
                    <w:tc>
                      <w:tcPr>
                        <w:tcW w:w="2256" w:type="dxa"/>
                        <w:tcPrChange w:id="186" w:author="" w:date="2021-04-26T08:28:00Z">
                          <w:tcPr>
                            <w:tcW w:w="0" w:type="auto"/>
                            <w:shd w:val="clear" w:color="auto" w:fill="00B0F0"/>
                            <w:vAlign w:val="center"/>
                          </w:tcPr>
                        </w:tcPrChange>
                      </w:tcPr>
                      <w:p w:rsidR="006E3848" w:rsidRDefault="006E730C">
                        <w:pPr>
                          <w:pStyle w:val="Normal2"/>
                          <w:rPr>
                            <w:b/>
                            <w:color w:val="FFFFFF"/>
                            <w:sz w:val="20"/>
                            <w:szCs w:val="20"/>
                          </w:rPr>
                        </w:pPr>
                        <w:r>
                          <w:rPr>
                            <w:b/>
                            <w:color w:val="FFFFFF"/>
                            <w:sz w:val="20"/>
                            <w:szCs w:val="20"/>
                          </w:rPr>
                          <w:t>Priority</w:t>
                        </w:r>
                      </w:p>
                    </w:tc>
                  </w:sdtContent>
                </w:sdt>
                <w:sdt>
                  <w:sdtPr>
                    <w:tag w:val="goog_rdk_154"/>
                    <w:id w:val="-1757588822"/>
                  </w:sdtPr>
                  <w:sdtContent>
                    <w:tc>
                      <w:tcPr>
                        <w:tcW w:w="2256" w:type="dxa"/>
                        <w:tcPrChange w:id="187" w:author="" w:date="2021-04-26T08:28:00Z">
                          <w:tcPr>
                            <w:tcW w:w="0" w:type="auto"/>
                            <w:shd w:val="clear" w:color="auto" w:fill="00B0F0"/>
                            <w:vAlign w:val="center"/>
                          </w:tcPr>
                        </w:tcPrChange>
                      </w:tcPr>
                      <w:p w:rsidR="006E3848" w:rsidRDefault="006E730C">
                        <w:pPr>
                          <w:pStyle w:val="Normal2"/>
                          <w:rPr>
                            <w:b/>
                            <w:color w:val="FFFFFF"/>
                            <w:sz w:val="20"/>
                            <w:szCs w:val="20"/>
                          </w:rPr>
                        </w:pPr>
                        <w:r>
                          <w:rPr>
                            <w:b/>
                            <w:color w:val="FFFFFF"/>
                            <w:sz w:val="20"/>
                            <w:szCs w:val="20"/>
                          </w:rPr>
                          <w:t>User Story</w:t>
                        </w:r>
                      </w:p>
                    </w:tc>
                  </w:sdtContent>
                </w:sdt>
                <w:sdt>
                  <w:sdtPr>
                    <w:tag w:val="goog_rdk_155"/>
                    <w:id w:val="-1852179833"/>
                  </w:sdtPr>
                  <w:sdtContent>
                    <w:tc>
                      <w:tcPr>
                        <w:tcW w:w="2256" w:type="dxa"/>
                        <w:tcPrChange w:id="188" w:author="" w:date="2021-04-26T08:28:00Z">
                          <w:tcPr>
                            <w:tcW w:w="0" w:type="auto"/>
                            <w:shd w:val="clear" w:color="auto" w:fill="00B0F0"/>
                            <w:vAlign w:val="center"/>
                          </w:tcPr>
                        </w:tcPrChange>
                      </w:tcPr>
                      <w:p w:rsidR="006E3848" w:rsidRDefault="006E730C">
                        <w:pPr>
                          <w:pStyle w:val="Normal2"/>
                          <w:rPr>
                            <w:b/>
                            <w:color w:val="FFFFFF"/>
                            <w:sz w:val="20"/>
                            <w:szCs w:val="20"/>
                          </w:rPr>
                        </w:pPr>
                        <w:r>
                          <w:rPr>
                            <w:b/>
                            <w:color w:val="FFFFFF"/>
                            <w:sz w:val="20"/>
                            <w:szCs w:val="20"/>
                          </w:rPr>
                          <w:t>Description / Remarks</w:t>
                        </w:r>
                      </w:p>
                    </w:tc>
                  </w:sdtContent>
                </w:sdt>
              </w:tr>
            </w:sdtContent>
          </w:sdt>
          <w:sdt>
            <w:sdtPr>
              <w:tag w:val="goog_rdk_156"/>
              <w:id w:val="-1478381003"/>
            </w:sdtPr>
            <w:sdtContent>
              <w:tr w:rsidR="006E3848" w:rsidTr="006E3848">
                <w:sdt>
                  <w:sdtPr>
                    <w:tag w:val="goog_rdk_157"/>
                    <w:id w:val="-1682201235"/>
                  </w:sdtPr>
                  <w:sdtContent>
                    <w:tc>
                      <w:tcPr>
                        <w:tcW w:w="2256" w:type="dxa"/>
                        <w:tcPrChange w:id="189" w:author="" w:date="2021-04-26T08:28:00Z">
                          <w:tcPr>
                            <w:tcW w:w="0" w:type="auto"/>
                          </w:tcPr>
                        </w:tcPrChange>
                      </w:tcPr>
                      <w:p w:rsidR="006E3848" w:rsidRDefault="006E730C">
                        <w:pPr>
                          <w:pStyle w:val="Normal2"/>
                          <w:spacing w:after="100"/>
                          <w:rPr>
                            <w:sz w:val="18"/>
                            <w:szCs w:val="18"/>
                          </w:rPr>
                        </w:pPr>
                        <w:r>
                          <w:rPr>
                            <w:sz w:val="18"/>
                            <w:szCs w:val="18"/>
                          </w:rPr>
                          <w:t>FR-STAK-POOL-005</w:t>
                        </w:r>
                      </w:p>
                    </w:tc>
                  </w:sdtContent>
                </w:sdt>
                <w:sdt>
                  <w:sdtPr>
                    <w:tag w:val="goog_rdk_158"/>
                    <w:id w:val="-1764066536"/>
                  </w:sdtPr>
                  <w:sdtContent>
                    <w:tc>
                      <w:tcPr>
                        <w:tcW w:w="2256" w:type="dxa"/>
                        <w:tcPrChange w:id="190" w:author="" w:date="2021-04-26T08:28:00Z">
                          <w:tcPr>
                            <w:tcW w:w="0" w:type="auto"/>
                          </w:tcPr>
                        </w:tcPrChange>
                      </w:tcPr>
                      <w:p w:rsidR="006E3848" w:rsidRDefault="006E730C">
                        <w:pPr>
                          <w:pStyle w:val="Normal2"/>
                          <w:spacing w:after="100"/>
                          <w:jc w:val="center"/>
                          <w:rPr>
                            <w:sz w:val="18"/>
                            <w:szCs w:val="18"/>
                          </w:rPr>
                        </w:pPr>
                        <w:r>
                          <w:rPr>
                            <w:sz w:val="18"/>
                            <w:szCs w:val="18"/>
                          </w:rPr>
                          <w:t>1</w:t>
                        </w:r>
                      </w:p>
                    </w:tc>
                  </w:sdtContent>
                </w:sdt>
                <w:sdt>
                  <w:sdtPr>
                    <w:tag w:val="goog_rdk_159"/>
                    <w:id w:val="-1420553778"/>
                  </w:sdtPr>
                  <w:sdtContent>
                    <w:tc>
                      <w:tcPr>
                        <w:tcW w:w="2256" w:type="dxa"/>
                        <w:tcPrChange w:id="191" w:author="" w:date="2021-04-26T08:28:00Z">
                          <w:tcPr>
                            <w:tcW w:w="0" w:type="auto"/>
                          </w:tcPr>
                        </w:tcPrChange>
                      </w:tcPr>
                      <w:p w:rsidR="006E3848" w:rsidRDefault="006E730C">
                        <w:pPr>
                          <w:pStyle w:val="Normal2"/>
                          <w:spacing w:after="100"/>
                          <w:rPr>
                            <w:sz w:val="18"/>
                            <w:szCs w:val="18"/>
                          </w:rPr>
                        </w:pPr>
                        <w:r>
                          <w:rPr>
                            <w:sz w:val="18"/>
                            <w:szCs w:val="18"/>
                          </w:rPr>
                          <w:t>View APY</w:t>
                        </w:r>
                      </w:p>
                    </w:tc>
                  </w:sdtContent>
                </w:sdt>
                <w:sdt>
                  <w:sdtPr>
                    <w:tag w:val="goog_rdk_160"/>
                    <w:id w:val="1693265332"/>
                  </w:sdtPr>
                  <w:sdtContent>
                    <w:tc>
                      <w:tcPr>
                        <w:tcW w:w="2256" w:type="dxa"/>
                        <w:tcPrChange w:id="192" w:author="" w:date="2021-04-26T08:28:00Z">
                          <w:tcPr>
                            <w:tcW w:w="0" w:type="auto"/>
                          </w:tcPr>
                        </w:tcPrChange>
                      </w:tcPr>
                      <w:p w:rsidR="006E3848" w:rsidRDefault="006E730C">
                        <w:pPr>
                          <w:pStyle w:val="Normal2"/>
                          <w:jc w:val="both"/>
                          <w:rPr>
                            <w:b/>
                            <w:sz w:val="18"/>
                            <w:szCs w:val="18"/>
                          </w:rPr>
                        </w:pPr>
                        <w:r>
                          <w:rPr>
                            <w:b/>
                            <w:sz w:val="18"/>
                            <w:szCs w:val="18"/>
                          </w:rPr>
                          <w:t>A user can view APY  information</w:t>
                        </w:r>
                        <w:r>
                          <w:rPr>
                            <w:b/>
                            <w:sz w:val="18"/>
                            <w:szCs w:val="18"/>
                          </w:rPr>
                          <w:br/>
                        </w:r>
                      </w:p>
                    </w:tc>
                  </w:sdtContent>
                </w:sdt>
              </w:tr>
            </w:sdtContent>
          </w:sdt>
          <w:bookmarkStart w:id="193" w:name="_heading=h.kr2jl8mqmsxs" w:colFirst="0" w:colLast="0" w:displacedByCustomXml="next"/>
          <w:bookmarkEnd w:id="193" w:displacedByCustomXml="next"/>
          <w:sdt>
            <w:sdtPr>
              <w:tag w:val="goog_rdk_161"/>
              <w:id w:val="-2001961765"/>
            </w:sdtPr>
            <w:sdtContent>
              <w:tr w:rsidR="006E3848" w:rsidTr="006E3848">
                <w:trPr>
                  <w:trPrChange w:id="194" w:author="" w:date="2021-04-26T08:28:00Z">
                    <w:trPr>
                      <w:gridAfter w:val="0"/>
                      <w:trHeight w:val="813"/>
                    </w:trPr>
                  </w:trPrChange>
                </w:trPr>
                <w:sdt>
                  <w:sdtPr>
                    <w:tag w:val="goog_rdk_162"/>
                    <w:id w:val="-758511500"/>
                  </w:sdtPr>
                  <w:sdtContent>
                    <w:tc>
                      <w:tcPr>
                        <w:tcW w:w="9024" w:type="dxa"/>
                        <w:gridSpan w:val="4"/>
                        <w:tcPrChange w:id="195" w:author="" w:date="2021-04-26T08:28:00Z">
                          <w:tcPr>
                            <w:tcW w:w="0" w:type="auto"/>
                            <w:shd w:val="clear" w:color="auto" w:fill="DBE5F1"/>
                          </w:tcPr>
                        </w:tcPrChange>
                      </w:tcPr>
                      <w:p w:rsidR="006E3848" w:rsidRDefault="006E730C">
                        <w:pPr>
                          <w:pStyle w:val="Normal2"/>
                          <w:jc w:val="both"/>
                        </w:pPr>
                        <w:r>
                          <w:t>APY screen includes:</w:t>
                        </w:r>
                      </w:p>
                      <w:p w:rsidR="006E3848" w:rsidRDefault="006E730C">
                        <w:pPr>
                          <w:pStyle w:val="Normal2"/>
                          <w:numPr>
                            <w:ilvl w:val="0"/>
                            <w:numId w:val="8"/>
                          </w:numPr>
                          <w:jc w:val="both"/>
                        </w:pPr>
                        <w:r>
                          <w:t>Timeframe: in days</w:t>
                        </w:r>
                      </w:p>
                      <w:p w:rsidR="006E3848" w:rsidRDefault="006E730C">
                        <w:pPr>
                          <w:pStyle w:val="Normal2"/>
                          <w:numPr>
                            <w:ilvl w:val="0"/>
                            <w:numId w:val="8"/>
                          </w:numPr>
                          <w:jc w:val="both"/>
                        </w:pPr>
                        <w:r>
                          <w:t>APY (%)</w:t>
                        </w:r>
                      </w:p>
                      <w:bookmarkStart w:id="196" w:name="_heading=h.l2aas45w6z3u" w:colFirst="0" w:colLast="0" w:displacedByCustomXml="next"/>
                      <w:bookmarkEnd w:id="196" w:displacedByCustomXml="next"/>
                      <w:sdt>
                        <w:sdtPr>
                          <w:tag w:val="goog_rdk_163"/>
                          <w:id w:val="-163477143"/>
                        </w:sdtPr>
                        <w:sdtContent>
                          <w:p w:rsidR="006E3848" w:rsidRDefault="006E730C">
                            <w:pPr>
                              <w:pStyle w:val="Normal2"/>
                              <w:numPr>
                                <w:ilvl w:val="0"/>
                                <w:numId w:val="8"/>
                              </w:numPr>
                              <w:spacing w:line="259" w:lineRule="auto"/>
                              <w:jc w:val="both"/>
                            </w:pPr>
                            <w:r>
                              <w:t>STAK per 1,000 USD</w:t>
                            </w:r>
                          </w:p>
                        </w:sdtContent>
                      </w:sdt>
                      <w:p w:rsidR="006E3848" w:rsidRDefault="006E730C">
                        <w:pPr>
                          <w:pStyle w:val="Normal2"/>
                          <w:numPr>
                            <w:ilvl w:val="0"/>
                            <w:numId w:val="8"/>
                          </w:numPr>
                          <w:jc w:val="both"/>
                        </w:pPr>
                        <w:r>
                          <w:t>Get STAK-ETH LP Tokens: A user presses this button to be directed to UNISWAP for generating the LP tokens</w:t>
                        </w:r>
                      </w:p>
                      <w:p w:rsidR="006E3848" w:rsidRDefault="00067D02">
                        <w:pPr>
                          <w:pStyle w:val="Normal2"/>
                          <w:jc w:val="both"/>
                        </w:pPr>
                      </w:p>
                    </w:tc>
                  </w:sdtContent>
                </w:sdt>
              </w:tr>
            </w:sdtContent>
          </w:sdt>
        </w:tbl>
      </w:sdtContent>
    </w:sdt>
    <w:p w:rsidR="006E3848" w:rsidRDefault="006E3848">
      <w:pPr>
        <w:pStyle w:val="heading22"/>
        <w:ind w:left="0" w:firstLine="0"/>
      </w:pPr>
      <w:bookmarkStart w:id="197" w:name="_heading=h.78zuvjeduo1v" w:colFirst="0" w:colLast="0"/>
      <w:bookmarkEnd w:id="197"/>
    </w:p>
    <w:p w:rsidR="006E3848" w:rsidRDefault="006E3848">
      <w:pPr>
        <w:pStyle w:val="heading22"/>
        <w:ind w:left="0" w:firstLine="0"/>
      </w:pPr>
      <w:bookmarkStart w:id="198" w:name="_heading=h.ya15ibfl3lfv" w:colFirst="0" w:colLast="0"/>
      <w:bookmarkEnd w:id="198"/>
    </w:p>
    <w:p w:rsidR="006E3848" w:rsidRDefault="006E730C">
      <w:pPr>
        <w:pStyle w:val="Normal2"/>
      </w:pPr>
      <w:r>
        <w:rPr>
          <w:noProof/>
          <w:lang w:val="en-US"/>
        </w:rPr>
        <w:drawing>
          <wp:inline distT="114300" distB="114300" distL="114300" distR="114300">
            <wp:extent cx="5731200" cy="3898900"/>
            <wp:effectExtent l="0" t="0" r="0" b="0"/>
            <wp:docPr id="9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731200" cy="3898900"/>
                    </a:xfrm>
                    <a:prstGeom prst="rect">
                      <a:avLst/>
                    </a:prstGeom>
                    <a:ln/>
                  </pic:spPr>
                </pic:pic>
              </a:graphicData>
            </a:graphic>
          </wp:inline>
        </w:drawing>
      </w:r>
    </w:p>
    <w:p w:rsidR="006E3848" w:rsidRDefault="006E3848">
      <w:pPr>
        <w:pStyle w:val="Normal2"/>
      </w:pPr>
    </w:p>
    <w:p w:rsidR="006E3848" w:rsidRDefault="006E3848">
      <w:pPr>
        <w:pStyle w:val="heading22"/>
        <w:ind w:left="0" w:firstLine="0"/>
      </w:pPr>
      <w:bookmarkStart w:id="199" w:name="_heading=h.uxmvy5kxr4ax" w:colFirst="0" w:colLast="0"/>
      <w:bookmarkEnd w:id="199"/>
    </w:p>
    <w:p w:rsidR="006E3848" w:rsidRDefault="006E730C">
      <w:pPr>
        <w:pStyle w:val="heading22"/>
        <w:ind w:left="0" w:firstLine="0"/>
      </w:pPr>
      <w:bookmarkStart w:id="200" w:name="_heading=h.oxes7g1e7lyx" w:colFirst="0" w:colLast="0"/>
      <w:bookmarkEnd w:id="200"/>
      <w:r>
        <w:t>3.5 Flow Chart</w:t>
      </w:r>
    </w:p>
    <w:p w:rsidR="006E3848" w:rsidRDefault="006E3848">
      <w:pPr>
        <w:pStyle w:val="Normal2"/>
      </w:pPr>
    </w:p>
    <w:p w:rsidR="006E3848" w:rsidRDefault="006E730C">
      <w:pPr>
        <w:pStyle w:val="Normal2"/>
      </w:pPr>
      <w:r>
        <w:rPr>
          <w:noProof/>
          <w:lang w:val="en-US"/>
        </w:rPr>
        <w:lastRenderedPageBreak/>
        <w:drawing>
          <wp:inline distT="114300" distB="114300" distL="114300" distR="114300">
            <wp:extent cx="5731200" cy="4076700"/>
            <wp:effectExtent l="0" t="0" r="0" b="0"/>
            <wp:docPr id="10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731200" cy="4076700"/>
                    </a:xfrm>
                    <a:prstGeom prst="rect">
                      <a:avLst/>
                    </a:prstGeom>
                    <a:ln/>
                  </pic:spPr>
                </pic:pic>
              </a:graphicData>
            </a:graphic>
          </wp:inline>
        </w:drawing>
      </w:r>
    </w:p>
    <w:p w:rsidR="006E3848" w:rsidRDefault="006E3848">
      <w:pPr>
        <w:pStyle w:val="Normal2"/>
      </w:pPr>
    </w:p>
    <w:p w:rsidR="006E3848" w:rsidRDefault="006E730C">
      <w:pPr>
        <w:pStyle w:val="Normal2"/>
      </w:pPr>
      <w:r>
        <w:t>Description:</w:t>
      </w:r>
    </w:p>
    <w:p w:rsidR="006E3848" w:rsidRDefault="006E730C">
      <w:pPr>
        <w:pStyle w:val="Normal2"/>
        <w:numPr>
          <w:ilvl w:val="0"/>
          <w:numId w:val="6"/>
        </w:numPr>
      </w:pPr>
      <w:r>
        <w:t xml:space="preserve">Users get the Pair LP Token from </w:t>
      </w:r>
      <w:proofErr w:type="spellStart"/>
      <w:r>
        <w:t>Uniswap</w:t>
      </w:r>
      <w:proofErr w:type="spellEnd"/>
    </w:p>
    <w:p w:rsidR="006E3848" w:rsidRDefault="006E730C">
      <w:pPr>
        <w:pStyle w:val="Normal2"/>
        <w:numPr>
          <w:ilvl w:val="0"/>
          <w:numId w:val="6"/>
        </w:numPr>
      </w:pPr>
      <w:r>
        <w:t xml:space="preserve">User stake/provide STAK/ Pair LP to </w:t>
      </w:r>
      <w:proofErr w:type="spellStart"/>
      <w:r>
        <w:t>stakbank</w:t>
      </w:r>
      <w:proofErr w:type="spellEnd"/>
      <w:r>
        <w:t xml:space="preserve"> system to start Staking/Farming</w:t>
      </w:r>
    </w:p>
    <w:p w:rsidR="006E3848" w:rsidRDefault="006E730C">
      <w:pPr>
        <w:pStyle w:val="Normal2"/>
        <w:numPr>
          <w:ilvl w:val="0"/>
          <w:numId w:val="6"/>
        </w:numPr>
      </w:pPr>
      <w:r>
        <w:t>To compound the reward into the principal amount</w:t>
      </w:r>
    </w:p>
    <w:p w:rsidR="006E3848" w:rsidRDefault="006E730C">
      <w:pPr>
        <w:pStyle w:val="Normal2"/>
        <w:numPr>
          <w:ilvl w:val="0"/>
          <w:numId w:val="6"/>
        </w:numPr>
      </w:pPr>
      <w:r>
        <w:t xml:space="preserve"> </w:t>
      </w:r>
      <w:proofErr w:type="spellStart"/>
      <w:r>
        <w:t>Staker</w:t>
      </w:r>
      <w:proofErr w:type="spellEnd"/>
      <w:r>
        <w:t xml:space="preserve">/LP Locker have options: </w:t>
      </w:r>
    </w:p>
    <w:p w:rsidR="006E3848" w:rsidRDefault="006E730C">
      <w:pPr>
        <w:pStyle w:val="Normal2"/>
        <w:numPr>
          <w:ilvl w:val="1"/>
          <w:numId w:val="6"/>
        </w:numPr>
      </w:pPr>
      <w:r>
        <w:t>Claim reward</w:t>
      </w:r>
    </w:p>
    <w:p w:rsidR="006E3848" w:rsidRDefault="006E730C">
      <w:pPr>
        <w:pStyle w:val="Normal2"/>
        <w:numPr>
          <w:ilvl w:val="1"/>
          <w:numId w:val="6"/>
        </w:numPr>
      </w:pPr>
      <w:r>
        <w:t>Compound STAK to staking amount</w:t>
      </w:r>
    </w:p>
    <w:p w:rsidR="006E3848" w:rsidRDefault="006E730C">
      <w:pPr>
        <w:pStyle w:val="Normal2"/>
        <w:numPr>
          <w:ilvl w:val="1"/>
          <w:numId w:val="6"/>
        </w:numPr>
      </w:pPr>
      <w:proofErr w:type="spellStart"/>
      <w:r>
        <w:t>Unstake</w:t>
      </w:r>
      <w:proofErr w:type="spellEnd"/>
    </w:p>
    <w:p w:rsidR="006E3848" w:rsidRDefault="006E730C">
      <w:pPr>
        <w:pStyle w:val="Normal2"/>
        <w:numPr>
          <w:ilvl w:val="1"/>
          <w:numId w:val="6"/>
        </w:numPr>
      </w:pPr>
      <w:r>
        <w:t>Stake</w:t>
      </w:r>
    </w:p>
    <w:p w:rsidR="006E3848" w:rsidRDefault="006E3848">
      <w:pPr>
        <w:pStyle w:val="Normal2"/>
        <w:ind w:left="720"/>
      </w:pPr>
    </w:p>
    <w:p w:rsidR="006E3848" w:rsidRDefault="006E730C">
      <w:pPr>
        <w:pStyle w:val="Normal2"/>
      </w:pPr>
      <w:r>
        <w:t xml:space="preserve">Below is the flow describes how a User can create Liquidity on </w:t>
      </w:r>
      <w:proofErr w:type="spellStart"/>
      <w:r>
        <w:t>Uniswap</w:t>
      </w:r>
      <w:proofErr w:type="spellEnd"/>
      <w:r>
        <w:t>:</w:t>
      </w:r>
    </w:p>
    <w:p w:rsidR="006E3848" w:rsidRDefault="006E730C">
      <w:pPr>
        <w:pStyle w:val="Normal2"/>
      </w:pPr>
      <w:r>
        <w:rPr>
          <w:noProof/>
          <w:lang w:val="en-US"/>
        </w:rPr>
        <w:lastRenderedPageBreak/>
        <w:drawing>
          <wp:inline distT="114300" distB="114300" distL="114300" distR="114300">
            <wp:extent cx="5731200" cy="2743200"/>
            <wp:effectExtent l="0" t="0" r="0" b="0"/>
            <wp:docPr id="9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731200" cy="2743200"/>
                    </a:xfrm>
                    <a:prstGeom prst="rect">
                      <a:avLst/>
                    </a:prstGeom>
                    <a:ln/>
                  </pic:spPr>
                </pic:pic>
              </a:graphicData>
            </a:graphic>
          </wp:inline>
        </w:drawing>
      </w:r>
    </w:p>
    <w:p w:rsidR="006E3848" w:rsidRDefault="006E3848">
      <w:pPr>
        <w:pStyle w:val="Normal2"/>
      </w:pPr>
    </w:p>
    <w:p w:rsidR="006E3848" w:rsidRDefault="006E3848">
      <w:pPr>
        <w:pStyle w:val="Normal2"/>
      </w:pPr>
    </w:p>
    <w:p w:rsidR="006E3848" w:rsidRDefault="006E730C">
      <w:pPr>
        <w:pStyle w:val="Normal2"/>
        <w:numPr>
          <w:ilvl w:val="0"/>
          <w:numId w:val="7"/>
        </w:numPr>
      </w:pPr>
      <w:r>
        <w:t xml:space="preserve">User should have ETH and STAK token in </w:t>
      </w:r>
      <w:proofErr w:type="spellStart"/>
      <w:r>
        <w:t>metamask</w:t>
      </w:r>
      <w:proofErr w:type="spellEnd"/>
      <w:r>
        <w:t xml:space="preserve"> wallet, then he can enter the </w:t>
      </w:r>
      <w:proofErr w:type="spellStart"/>
      <w:r>
        <w:t>Uniswap</w:t>
      </w:r>
      <w:proofErr w:type="spellEnd"/>
      <w:r>
        <w:t xml:space="preserve"> (</w:t>
      </w:r>
      <w:hyperlink r:id="rId30" w:anchor="/create/ETH">
        <w:r>
          <w:rPr>
            <w:color w:val="1155CC"/>
            <w:u w:val="single"/>
          </w:rPr>
          <w:t>https://app.uniswap.org/#/create/ETH</w:t>
        </w:r>
      </w:hyperlink>
      <w:r>
        <w:t xml:space="preserve">) platform then select </w:t>
      </w:r>
      <w:proofErr w:type="gramStart"/>
      <w:r>
        <w:t>Create</w:t>
      </w:r>
      <w:proofErr w:type="gramEnd"/>
      <w:r>
        <w:t xml:space="preserve"> a Pair option. Ex: ETH and STAK tokens. </w:t>
      </w:r>
    </w:p>
    <w:p w:rsidR="006E3848" w:rsidRDefault="006E730C">
      <w:pPr>
        <w:pStyle w:val="Normal2"/>
        <w:numPr>
          <w:ilvl w:val="0"/>
          <w:numId w:val="7"/>
        </w:numPr>
      </w:pPr>
      <w:r>
        <w:t xml:space="preserve">After the flow, </w:t>
      </w:r>
      <w:proofErr w:type="spellStart"/>
      <w:r>
        <w:t>Uniswap</w:t>
      </w:r>
      <w:proofErr w:type="spellEnd"/>
      <w:r>
        <w:t xml:space="preserve"> will return the Pair LP token back to the user's </w:t>
      </w:r>
      <w:proofErr w:type="spellStart"/>
      <w:r>
        <w:t>metamask</w:t>
      </w:r>
      <w:proofErr w:type="spellEnd"/>
      <w:r>
        <w:t xml:space="preserve"> wallet. Then he can go to the </w:t>
      </w:r>
      <w:proofErr w:type="spellStart"/>
      <w:r>
        <w:t>Stakbank</w:t>
      </w:r>
      <w:proofErr w:type="spellEnd"/>
      <w:r>
        <w:t xml:space="preserve"> system and start the farms.</w:t>
      </w:r>
    </w:p>
    <w:p w:rsidR="006E3848" w:rsidRDefault="006E3848">
      <w:pPr>
        <w:pStyle w:val="Normal2"/>
        <w:ind w:left="720"/>
      </w:pPr>
    </w:p>
    <w:p w:rsidR="006E3848" w:rsidRDefault="006E3848">
      <w:pPr>
        <w:pStyle w:val="Normal2"/>
      </w:pPr>
    </w:p>
    <w:p w:rsidR="006E3848" w:rsidRDefault="006E730C">
      <w:pPr>
        <w:pStyle w:val="heading22"/>
        <w:ind w:left="720"/>
      </w:pPr>
      <w:bookmarkStart w:id="201" w:name="_heading=h.4yf03913i7mg" w:colFirst="0" w:colLast="0"/>
      <w:bookmarkEnd w:id="201"/>
      <w:r>
        <w:t>3.6 Formula</w:t>
      </w:r>
    </w:p>
    <w:p w:rsidR="006E3848" w:rsidRDefault="006E730C">
      <w:pPr>
        <w:pStyle w:val="heading32"/>
        <w:ind w:left="720"/>
      </w:pPr>
      <w:bookmarkStart w:id="202" w:name="_heading=h.cc45qevre1m" w:colFirst="0" w:colLast="0"/>
      <w:bookmarkEnd w:id="202"/>
      <w:r>
        <w:t>3.6.1 APY</w:t>
      </w:r>
    </w:p>
    <w:p w:rsidR="006E3848" w:rsidRDefault="006E3848">
      <w:pPr>
        <w:pStyle w:val="Normal2"/>
      </w:pPr>
    </w:p>
    <w:p w:rsidR="006E3848" w:rsidRDefault="006E730C">
      <w:pPr>
        <w:pStyle w:val="Normal2"/>
        <w:rPr>
          <w:b/>
        </w:rPr>
      </w:pPr>
      <w:r>
        <w:rPr>
          <w:b/>
        </w:rPr>
        <w:t>Calculate ROI of a pool</w:t>
      </w:r>
    </w:p>
    <w:p w:rsidR="006E3848" w:rsidRDefault="006E3848">
      <w:pPr>
        <w:pStyle w:val="Normal2"/>
        <w:rPr>
          <w:b/>
        </w:rPr>
      </w:pPr>
    </w:p>
    <w:p w:rsidR="006E3848" w:rsidRDefault="006E730C">
      <w:pPr>
        <w:pStyle w:val="Normal2"/>
      </w:pPr>
      <w:r>
        <w:t>STAK_PER_YEAR = DISTRIBUTION_PERCENTAGE_A_DAY * BALANCE_OF_REWARD_POOL * 365</w:t>
      </w:r>
    </w:p>
    <w:p w:rsidR="006E3848" w:rsidRDefault="006E730C">
      <w:pPr>
        <w:pStyle w:val="Normal2"/>
      </w:pPr>
      <w:r>
        <w:t xml:space="preserve">FORMULA: ROI (1y) = </w:t>
      </w:r>
      <w:proofErr w:type="gramStart"/>
      <w:r>
        <w:t xml:space="preserve">( </w:t>
      </w:r>
      <w:proofErr w:type="spellStart"/>
      <w:r>
        <w:t>allocPoint</w:t>
      </w:r>
      <w:proofErr w:type="spellEnd"/>
      <w:proofErr w:type="gramEnd"/>
      <w:r>
        <w:t xml:space="preserve"> / </w:t>
      </w:r>
      <w:proofErr w:type="spellStart"/>
      <w:r>
        <w:t>totalAllocPoint</w:t>
      </w:r>
      <w:proofErr w:type="spellEnd"/>
      <w:r>
        <w:t xml:space="preserve"> ) * 100 * STAK_PER_YEAR * STAK_PRICE / (</w:t>
      </w:r>
      <w:proofErr w:type="spellStart"/>
      <w:r>
        <w:t>slpBalance</w:t>
      </w:r>
      <w:proofErr w:type="spellEnd"/>
      <w:r>
        <w:t xml:space="preserve"> * </w:t>
      </w:r>
      <w:proofErr w:type="spellStart"/>
      <w:r>
        <w:t>reserveUSD</w:t>
      </w:r>
      <w:proofErr w:type="spellEnd"/>
      <w:r>
        <w:t xml:space="preserve"> / </w:t>
      </w:r>
      <w:proofErr w:type="spellStart"/>
      <w:r>
        <w:t>totalSupply</w:t>
      </w:r>
      <w:proofErr w:type="spellEnd"/>
      <w:r>
        <w:t>) * 100</w:t>
      </w:r>
    </w:p>
    <w:p w:rsidR="006E3848" w:rsidRDefault="006E730C">
      <w:pPr>
        <w:pStyle w:val="Normal2"/>
      </w:pPr>
      <w:r>
        <w:t xml:space="preserve">=&gt; ROI (1m) = </w:t>
      </w:r>
      <w:proofErr w:type="gramStart"/>
      <w:r>
        <w:t>ROI(</w:t>
      </w:r>
      <w:proofErr w:type="gramEnd"/>
      <w:r>
        <w:t>1y) / 12</w:t>
      </w:r>
    </w:p>
    <w:sdt>
      <w:sdtPr>
        <w:tag w:val="goog_rdk_168"/>
        <w:id w:val="717564106"/>
      </w:sdtPr>
      <w:sdtContent>
        <w:p w:rsidR="006E3848" w:rsidRDefault="006E730C">
          <w:pPr>
            <w:pStyle w:val="Normal2"/>
            <w:spacing w:line="259" w:lineRule="auto"/>
            <w:pPrChange w:id="203" w:author="Charles Robinson" w:date="2021-04-20T22:40:00Z">
              <w:pPr>
                <w:pStyle w:val="Normal2"/>
              </w:pPr>
            </w:pPrChange>
          </w:pPr>
          <w:r>
            <w:t xml:space="preserve">=&gt; ROI (1d) = </w:t>
          </w:r>
          <w:proofErr w:type="gramStart"/>
          <w:r>
            <w:t>ROI(</w:t>
          </w:r>
          <w:proofErr w:type="gramEnd"/>
          <w:r>
            <w:t>1y) / 365</w:t>
          </w:r>
        </w:p>
      </w:sdtContent>
    </w:sdt>
    <w:p w:rsidR="006E3848" w:rsidRDefault="006E3848">
      <w:pPr>
        <w:pStyle w:val="Normal2"/>
      </w:pPr>
    </w:p>
    <w:p w:rsidR="006E3848" w:rsidRDefault="006E730C">
      <w:pPr>
        <w:pStyle w:val="Normal2"/>
        <w:spacing w:line="259" w:lineRule="auto"/>
        <w:rPr>
          <w:color w:val="4A86E8"/>
        </w:rPr>
      </w:pPr>
      <w:proofErr w:type="spellStart"/>
      <w:proofErr w:type="gramStart"/>
      <w:r>
        <w:t>allocPoint</w:t>
      </w:r>
      <w:proofErr w:type="spellEnd"/>
      <w:proofErr w:type="gramEnd"/>
      <w:sdt>
        <w:sdtPr>
          <w:tag w:val="goog_rdk_169"/>
          <w:id w:val="173771434"/>
        </w:sdtPr>
        <w:sdtContent>
          <w:del w:id="204" w:author="Charles Robinson" w:date="2021-04-20T22:40:00Z">
            <w:r>
              <w:delText>: is</w:delText>
            </w:r>
          </w:del>
        </w:sdtContent>
      </w:sdt>
      <w:r>
        <w:t xml:space="preserve"> the weight number of each pool which is configurable</w:t>
      </w:r>
    </w:p>
    <w:p w:rsidR="006E3848" w:rsidRDefault="006E3848">
      <w:pPr>
        <w:pStyle w:val="Normal2"/>
        <w:rPr>
          <w:color w:val="4A86E8"/>
        </w:rPr>
      </w:pPr>
    </w:p>
    <w:p w:rsidR="006E3848" w:rsidRDefault="006E730C">
      <w:pPr>
        <w:pStyle w:val="Normal2"/>
        <w:rPr>
          <w:b/>
        </w:rPr>
      </w:pPr>
      <w:r>
        <w:rPr>
          <w:b/>
        </w:rPr>
        <w:t xml:space="preserve">How to calculate STAK per day in the Yield Per $1000 </w:t>
      </w:r>
      <w:proofErr w:type="gramStart"/>
      <w:r>
        <w:rPr>
          <w:b/>
        </w:rPr>
        <w:t>column ?</w:t>
      </w:r>
      <w:proofErr w:type="gramEnd"/>
    </w:p>
    <w:p w:rsidR="006E3848" w:rsidRDefault="006E730C">
      <w:pPr>
        <w:pStyle w:val="Normal2"/>
      </w:pPr>
      <w:r>
        <w:t>FORMULA:</w:t>
      </w:r>
      <w:sdt>
        <w:sdtPr>
          <w:tag w:val="goog_rdk_170"/>
          <w:id w:val="192741413"/>
        </w:sdtPr>
        <w:sdtContent>
          <w:ins w:id="205" w:author="Charles Robinson" w:date="2021-04-20T22:41:00Z">
            <w:r>
              <w:t xml:space="preserve"> r</w:t>
            </w:r>
          </w:ins>
        </w:sdtContent>
      </w:sdt>
    </w:p>
    <w:p w:rsidR="006E3848" w:rsidRDefault="006E730C">
      <w:pPr>
        <w:pStyle w:val="Normal2"/>
      </w:pPr>
      <w:r>
        <w:t>STAK_PER_DAY = DISTRIBUTION_PERCENTAGE_A_DAY * BALANCE_OF_REWARD_POOL</w:t>
      </w:r>
    </w:p>
    <w:p w:rsidR="006E3848" w:rsidRDefault="006E730C">
      <w:pPr>
        <w:pStyle w:val="Normal2"/>
      </w:pPr>
      <w:r>
        <w:t xml:space="preserve">STAK_IN_DOLLAR </w:t>
      </w:r>
      <w:proofErr w:type="gramStart"/>
      <w:r>
        <w:t>=  STAK</w:t>
      </w:r>
      <w:proofErr w:type="gramEnd"/>
      <w:r>
        <w:t>_PER_DAY * STAK_PRICE</w:t>
      </w:r>
    </w:p>
    <w:p w:rsidR="006E3848" w:rsidRDefault="006E730C">
      <w:pPr>
        <w:pStyle w:val="Normal2"/>
      </w:pPr>
      <w:r>
        <w:t>STAK_PER_DAY_YIELD_$1000 = STAK_PER_DAY / STAK_IN_DOLLAR * 1000 * ROI (1y) / 365 * 100</w:t>
      </w:r>
    </w:p>
    <w:p w:rsidR="006E3848" w:rsidRDefault="006E3848">
      <w:pPr>
        <w:pStyle w:val="Normal2"/>
      </w:pPr>
    </w:p>
    <w:p w:rsidR="006E3848" w:rsidRDefault="006E730C">
      <w:pPr>
        <w:pStyle w:val="Normal2"/>
        <w:rPr>
          <w:b/>
        </w:rPr>
      </w:pPr>
      <w:r>
        <w:rPr>
          <w:b/>
        </w:rPr>
        <w:t>Annual Percentage Yield</w:t>
      </w:r>
    </w:p>
    <w:p w:rsidR="006E3848" w:rsidRDefault="006E730C">
      <w:pPr>
        <w:pStyle w:val="Normal2"/>
      </w:pPr>
      <w:r>
        <w:t>APY = ROI(y)</w:t>
      </w:r>
    </w:p>
    <w:p w:rsidR="006E3848" w:rsidRDefault="006E3848">
      <w:pPr>
        <w:pStyle w:val="Normal2"/>
        <w:rPr>
          <w:rFonts w:ascii="Arial" w:eastAsia="Arial" w:hAnsi="Arial" w:cs="Arial"/>
          <w:color w:val="4A86E8"/>
          <w:sz w:val="21"/>
          <w:szCs w:val="21"/>
          <w:highlight w:val="white"/>
        </w:rPr>
      </w:pPr>
    </w:p>
    <w:p w:rsidR="006E3848" w:rsidRDefault="006E730C">
      <w:pPr>
        <w:pStyle w:val="heading12"/>
        <w:ind w:left="432" w:firstLine="0"/>
      </w:pPr>
      <w:bookmarkStart w:id="206" w:name="_heading=h.tc803phjbnut" w:colFirst="0" w:colLast="0"/>
      <w:bookmarkEnd w:id="206"/>
      <w:r>
        <w:lastRenderedPageBreak/>
        <w:t xml:space="preserve">4. Acknowledgement </w:t>
      </w:r>
    </w:p>
    <w:p w:rsidR="006E3848" w:rsidRDefault="006E3848">
      <w:pPr>
        <w:pStyle w:val="Normal2"/>
      </w:pPr>
    </w:p>
    <w:tbl>
      <w:tblPr>
        <w:tblStyle w:val="afffffffffff0"/>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888"/>
        <w:gridCol w:w="2947"/>
        <w:gridCol w:w="2232"/>
      </w:tblGrid>
      <w:tr w:rsidR="006E3848">
        <w:tc>
          <w:tcPr>
            <w:tcW w:w="9067" w:type="dxa"/>
            <w:gridSpan w:val="3"/>
            <w:tcBorders>
              <w:bottom w:val="nil"/>
            </w:tcBorders>
            <w:shd w:val="clear" w:color="auto" w:fill="00B0F0"/>
          </w:tcPr>
          <w:p w:rsidR="006E3848" w:rsidRDefault="006E730C">
            <w:pPr>
              <w:pStyle w:val="Normal2"/>
              <w:spacing w:before="60" w:after="60"/>
              <w:rPr>
                <w:b/>
                <w:color w:val="FFFFFF"/>
                <w:sz w:val="18"/>
                <w:szCs w:val="18"/>
              </w:rPr>
            </w:pPr>
            <w:r>
              <w:rPr>
                <w:rFonts w:ascii="Arial" w:eastAsia="Arial" w:hAnsi="Arial" w:cs="Arial"/>
                <w:b/>
                <w:color w:val="FFFFFF"/>
              </w:rPr>
              <w:t>CLIENT APPROVAL</w:t>
            </w:r>
          </w:p>
        </w:tc>
      </w:tr>
      <w:tr w:rsidR="006E3848">
        <w:tc>
          <w:tcPr>
            <w:tcW w:w="3888" w:type="dxa"/>
            <w:tcBorders>
              <w:bottom w:val="nil"/>
            </w:tcBorders>
          </w:tcPr>
          <w:p w:rsidR="006E3848" w:rsidRDefault="006E730C">
            <w:pPr>
              <w:pStyle w:val="Normal2"/>
              <w:spacing w:before="40" w:after="40"/>
              <w:rPr>
                <w:rFonts w:ascii="Arial" w:eastAsia="Arial" w:hAnsi="Arial" w:cs="Arial"/>
                <w:b/>
                <w:sz w:val="18"/>
                <w:szCs w:val="18"/>
              </w:rPr>
            </w:pPr>
            <w:r>
              <w:rPr>
                <w:rFonts w:ascii="Arial" w:eastAsia="Arial" w:hAnsi="Arial" w:cs="Arial"/>
                <w:b/>
                <w:sz w:val="18"/>
                <w:szCs w:val="18"/>
              </w:rPr>
              <w:t>Approved By:</w:t>
            </w:r>
          </w:p>
        </w:tc>
        <w:tc>
          <w:tcPr>
            <w:tcW w:w="2947" w:type="dxa"/>
            <w:tcBorders>
              <w:bottom w:val="nil"/>
            </w:tcBorders>
          </w:tcPr>
          <w:p w:rsidR="006E3848" w:rsidRDefault="006E730C">
            <w:pPr>
              <w:pStyle w:val="Normal2"/>
              <w:spacing w:before="40" w:after="40"/>
              <w:rPr>
                <w:rFonts w:ascii="Arial" w:eastAsia="Arial" w:hAnsi="Arial" w:cs="Arial"/>
                <w:b/>
                <w:sz w:val="18"/>
                <w:szCs w:val="18"/>
              </w:rPr>
            </w:pPr>
            <w:r>
              <w:rPr>
                <w:rFonts w:ascii="Arial" w:eastAsia="Arial" w:hAnsi="Arial" w:cs="Arial"/>
                <w:b/>
                <w:sz w:val="18"/>
                <w:szCs w:val="18"/>
              </w:rPr>
              <w:t>Position:</w:t>
            </w:r>
          </w:p>
        </w:tc>
        <w:tc>
          <w:tcPr>
            <w:tcW w:w="2232" w:type="dxa"/>
            <w:tcBorders>
              <w:bottom w:val="nil"/>
            </w:tcBorders>
          </w:tcPr>
          <w:p w:rsidR="006E3848" w:rsidRDefault="006E730C">
            <w:pPr>
              <w:pStyle w:val="Normal2"/>
              <w:spacing w:before="40" w:after="40"/>
              <w:rPr>
                <w:rFonts w:ascii="Arial" w:eastAsia="Arial" w:hAnsi="Arial" w:cs="Arial"/>
                <w:b/>
                <w:sz w:val="18"/>
                <w:szCs w:val="18"/>
              </w:rPr>
            </w:pPr>
            <w:r>
              <w:rPr>
                <w:rFonts w:ascii="Arial" w:eastAsia="Arial" w:hAnsi="Arial" w:cs="Arial"/>
                <w:b/>
                <w:sz w:val="18"/>
                <w:szCs w:val="18"/>
              </w:rPr>
              <w:t>Date:</w:t>
            </w:r>
          </w:p>
        </w:tc>
      </w:tr>
      <w:tr w:rsidR="006E3848">
        <w:trPr>
          <w:trHeight w:val="522"/>
        </w:trPr>
        <w:tc>
          <w:tcPr>
            <w:tcW w:w="3888" w:type="dxa"/>
            <w:tcBorders>
              <w:top w:val="nil"/>
              <w:bottom w:val="single" w:sz="4" w:space="0" w:color="000000"/>
            </w:tcBorders>
          </w:tcPr>
          <w:p w:rsidR="006E3848" w:rsidRDefault="006E3848">
            <w:pPr>
              <w:pStyle w:val="Normal2"/>
              <w:spacing w:before="40" w:after="40"/>
              <w:jc w:val="center"/>
              <w:rPr>
                <w:sz w:val="16"/>
                <w:szCs w:val="16"/>
              </w:rPr>
            </w:pPr>
          </w:p>
          <w:p w:rsidR="006E3848" w:rsidRDefault="006E730C">
            <w:pPr>
              <w:pStyle w:val="Normal2"/>
              <w:spacing w:before="40" w:after="40"/>
              <w:jc w:val="center"/>
              <w:rPr>
                <w:i/>
                <w:sz w:val="18"/>
                <w:szCs w:val="18"/>
              </w:rPr>
            </w:pPr>
            <w:r>
              <w:rPr>
                <w:i/>
                <w:sz w:val="18"/>
                <w:szCs w:val="18"/>
              </w:rPr>
              <w:t>[Pls. sign over printed name]</w:t>
            </w:r>
          </w:p>
        </w:tc>
        <w:tc>
          <w:tcPr>
            <w:tcW w:w="2947" w:type="dxa"/>
            <w:tcBorders>
              <w:top w:val="nil"/>
              <w:bottom w:val="single" w:sz="4" w:space="0" w:color="000000"/>
            </w:tcBorders>
          </w:tcPr>
          <w:p w:rsidR="006E3848" w:rsidRDefault="006E3848">
            <w:pPr>
              <w:pStyle w:val="Normal2"/>
              <w:spacing w:before="40" w:after="40"/>
              <w:jc w:val="center"/>
              <w:rPr>
                <w:sz w:val="18"/>
                <w:szCs w:val="18"/>
              </w:rPr>
            </w:pPr>
          </w:p>
        </w:tc>
        <w:tc>
          <w:tcPr>
            <w:tcW w:w="2232" w:type="dxa"/>
            <w:tcBorders>
              <w:top w:val="nil"/>
              <w:bottom w:val="single" w:sz="4" w:space="0" w:color="000000"/>
            </w:tcBorders>
          </w:tcPr>
          <w:p w:rsidR="006E3848" w:rsidRDefault="006E3848">
            <w:pPr>
              <w:pStyle w:val="Normal2"/>
              <w:spacing w:before="40" w:after="40"/>
              <w:rPr>
                <w:sz w:val="18"/>
                <w:szCs w:val="18"/>
              </w:rPr>
            </w:pPr>
          </w:p>
        </w:tc>
      </w:tr>
    </w:tbl>
    <w:p w:rsidR="006E3848" w:rsidRDefault="006E3848">
      <w:pPr>
        <w:pStyle w:val="Normal2"/>
        <w:spacing w:after="160" w:line="259" w:lineRule="auto"/>
      </w:pPr>
    </w:p>
    <w:sectPr w:rsidR="006E3848">
      <w:headerReference w:type="default" r:id="rId31"/>
      <w:footerReference w:type="default" r:id="rId32"/>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2F98" w:rsidRDefault="00032F98">
      <w:r>
        <w:separator/>
      </w:r>
    </w:p>
  </w:endnote>
  <w:endnote w:type="continuationSeparator" w:id="0">
    <w:p w:rsidR="00032F98" w:rsidRDefault="00032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7D02" w:rsidRDefault="00067D02">
    <w:pPr>
      <w:pStyle w:val="Normal2"/>
      <w:pBdr>
        <w:top w:val="single" w:sz="4" w:space="1" w:color="D9D9D9"/>
        <w:left w:val="nil"/>
        <w:bottom w:val="nil"/>
        <w:right w:val="nil"/>
        <w:between w:val="nil"/>
      </w:pBdr>
      <w:tabs>
        <w:tab w:val="center" w:pos="4513"/>
        <w:tab w:val="right" w:pos="9026"/>
      </w:tabs>
      <w:rPr>
        <w:b/>
        <w:color w:val="000000"/>
      </w:rPr>
    </w:pPr>
    <w:r>
      <w:rPr>
        <w:b/>
        <w:color w:val="000000"/>
      </w:rPr>
      <w:fldChar w:fldCharType="begin"/>
    </w:r>
    <w:r>
      <w:rPr>
        <w:b/>
        <w:color w:val="000000"/>
      </w:rPr>
      <w:instrText>PAGE</w:instrText>
    </w:r>
    <w:r>
      <w:rPr>
        <w:b/>
        <w:color w:val="000000"/>
      </w:rPr>
      <w:fldChar w:fldCharType="separate"/>
    </w:r>
    <w:r w:rsidR="00E16191">
      <w:rPr>
        <w:b/>
        <w:noProof/>
        <w:color w:val="000000"/>
      </w:rPr>
      <w:t>5</w:t>
    </w:r>
    <w:r>
      <w:rPr>
        <w:b/>
        <w:color w:val="000000"/>
      </w:rPr>
      <w:fldChar w:fldCharType="end"/>
    </w:r>
    <w:r>
      <w:rPr>
        <w:b/>
        <w:color w:val="000000"/>
      </w:rPr>
      <w:t xml:space="preserve"> of </w:t>
    </w:r>
    <w:r>
      <w:rPr>
        <w:b/>
        <w:color w:val="000000"/>
      </w:rPr>
      <w:fldChar w:fldCharType="begin"/>
    </w:r>
    <w:r>
      <w:rPr>
        <w:b/>
        <w:color w:val="000000"/>
      </w:rPr>
      <w:instrText>NUMPAGES</w:instrText>
    </w:r>
    <w:r>
      <w:rPr>
        <w:b/>
        <w:color w:val="000000"/>
      </w:rPr>
      <w:fldChar w:fldCharType="separate"/>
    </w:r>
    <w:r w:rsidR="00E16191">
      <w:rPr>
        <w:b/>
        <w:noProof/>
        <w:color w:val="000000"/>
      </w:rPr>
      <w:t>23</w:t>
    </w:r>
    <w:r>
      <w:rPr>
        <w:b/>
        <w:color w:val="000000"/>
      </w:rPr>
      <w:fldChar w:fldCharType="end"/>
    </w:r>
    <w:r>
      <w:rPr>
        <w:b/>
        <w:color w:val="000000"/>
      </w:rPr>
      <w:t xml:space="preserve"> | </w:t>
    </w:r>
    <w:r>
      <w:rPr>
        <w:color w:val="7F7F7F"/>
      </w:rPr>
      <w:t>Page</w:t>
    </w:r>
  </w:p>
  <w:p w:rsidR="00067D02" w:rsidRDefault="00067D02">
    <w:pPr>
      <w:pStyle w:val="Normal2"/>
      <w:tabs>
        <w:tab w:val="center" w:pos="4513"/>
        <w:tab w:val="right" w:pos="9026"/>
      </w:tabs>
      <w:spacing w:line="360" w:lineRule="auto"/>
      <w:jc w:val="both"/>
      <w:rPr>
        <w:b/>
      </w:rPr>
    </w:pPr>
    <w:r>
      <w:rPr>
        <w:b/>
      </w:rPr>
      <w:t>Note: Additional requirements not covered in this paper will be treated as Change Request.</w:t>
    </w:r>
  </w:p>
  <w:p w:rsidR="00067D02" w:rsidRDefault="00067D02">
    <w:pPr>
      <w:pStyle w:val="Normal2"/>
      <w:pBdr>
        <w:top w:val="nil"/>
        <w:left w:val="nil"/>
        <w:bottom w:val="nil"/>
        <w:right w:val="nil"/>
        <w:between w:val="nil"/>
      </w:pBdr>
      <w:tabs>
        <w:tab w:val="center" w:pos="4513"/>
        <w:tab w:val="right" w:pos="9026"/>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2F98" w:rsidRDefault="00032F98">
      <w:r>
        <w:separator/>
      </w:r>
    </w:p>
  </w:footnote>
  <w:footnote w:type="continuationSeparator" w:id="0">
    <w:p w:rsidR="00032F98" w:rsidRDefault="00032F9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7D02" w:rsidRDefault="00067D02">
    <w:pPr>
      <w:pStyle w:val="Normal2"/>
      <w:pBdr>
        <w:top w:val="nil"/>
        <w:left w:val="nil"/>
        <w:bottom w:val="nil"/>
        <w:right w:val="nil"/>
        <w:between w:val="nil"/>
      </w:pBdr>
      <w:tabs>
        <w:tab w:val="center" w:pos="4513"/>
        <w:tab w:val="right" w:pos="9026"/>
      </w:tabs>
      <w:rPr>
        <w:color w:val="000000"/>
      </w:rPr>
    </w:pPr>
    <w:r>
      <w:rPr>
        <w:noProof/>
        <w:color w:val="000000"/>
        <w:lang w:val="en-US"/>
      </w:rPr>
      <w:drawing>
        <wp:inline distT="0" distB="0" distL="0" distR="0">
          <wp:extent cx="701040" cy="701040"/>
          <wp:effectExtent l="0" t="0" r="0" b="0"/>
          <wp:docPr id="9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
                  <a:srcRect/>
                  <a:stretch>
                    <a:fillRect/>
                  </a:stretch>
                </pic:blipFill>
                <pic:spPr>
                  <a:xfrm>
                    <a:off x="0" y="0"/>
                    <a:ext cx="701040" cy="701040"/>
                  </a:xfrm>
                  <a:prstGeom prst="rect">
                    <a:avLst/>
                  </a:prstGeom>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2F0AC8"/>
    <w:multiLevelType w:val="multilevel"/>
    <w:tmpl w:val="B45CD8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234A167C"/>
    <w:multiLevelType w:val="multilevel"/>
    <w:tmpl w:val="ABFA2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62812EB"/>
    <w:multiLevelType w:val="multilevel"/>
    <w:tmpl w:val="F7D6596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F0A4C4F"/>
    <w:multiLevelType w:val="multilevel"/>
    <w:tmpl w:val="6A4086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2FAE693E"/>
    <w:multiLevelType w:val="multilevel"/>
    <w:tmpl w:val="67A000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31B8196B"/>
    <w:multiLevelType w:val="multilevel"/>
    <w:tmpl w:val="A5A8A2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2203E25"/>
    <w:multiLevelType w:val="multilevel"/>
    <w:tmpl w:val="9DA427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40454D87"/>
    <w:multiLevelType w:val="multilevel"/>
    <w:tmpl w:val="E54667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48825455"/>
    <w:multiLevelType w:val="multilevel"/>
    <w:tmpl w:val="EEE455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635D31B5"/>
    <w:multiLevelType w:val="multilevel"/>
    <w:tmpl w:val="6A1877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9"/>
  </w:num>
  <w:num w:numId="2">
    <w:abstractNumId w:val="5"/>
  </w:num>
  <w:num w:numId="3">
    <w:abstractNumId w:val="7"/>
  </w:num>
  <w:num w:numId="4">
    <w:abstractNumId w:val="0"/>
  </w:num>
  <w:num w:numId="5">
    <w:abstractNumId w:val="8"/>
  </w:num>
  <w:num w:numId="6">
    <w:abstractNumId w:val="4"/>
  </w:num>
  <w:num w:numId="7">
    <w:abstractNumId w:val="3"/>
  </w:num>
  <w:num w:numId="8">
    <w:abstractNumId w:val="2"/>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848"/>
    <w:rsid w:val="00032F98"/>
    <w:rsid w:val="00067D02"/>
    <w:rsid w:val="000C0A11"/>
    <w:rsid w:val="003E6007"/>
    <w:rsid w:val="004541BF"/>
    <w:rsid w:val="00477079"/>
    <w:rsid w:val="00494D25"/>
    <w:rsid w:val="004E5F79"/>
    <w:rsid w:val="005116C0"/>
    <w:rsid w:val="006670D6"/>
    <w:rsid w:val="006D21F9"/>
    <w:rsid w:val="006E036E"/>
    <w:rsid w:val="006E3848"/>
    <w:rsid w:val="006E730C"/>
    <w:rsid w:val="009C5463"/>
    <w:rsid w:val="00B26965"/>
    <w:rsid w:val="00BC25E6"/>
    <w:rsid w:val="00BD7F36"/>
    <w:rsid w:val="00D61112"/>
    <w:rsid w:val="00DF45DC"/>
    <w:rsid w:val="00E16191"/>
    <w:rsid w:val="00EE7DA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342737B-35D0-49AD-A9DE-C88ABE95D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AU"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ind w:left="720" w:hanging="360"/>
      <w:outlineLvl w:val="0"/>
    </w:pPr>
    <w:rPr>
      <w:b/>
      <w:sz w:val="32"/>
      <w:szCs w:val="32"/>
    </w:rPr>
  </w:style>
  <w:style w:type="paragraph" w:styleId="Heading2">
    <w:name w:val="heading 2"/>
    <w:basedOn w:val="Normal"/>
    <w:next w:val="Normal"/>
    <w:pPr>
      <w:keepNext/>
      <w:keepLines/>
      <w:spacing w:before="40"/>
      <w:ind w:left="1440" w:hanging="360"/>
      <w:outlineLvl w:val="1"/>
    </w:pPr>
    <w:rPr>
      <w:b/>
      <w:sz w:val="28"/>
      <w:szCs w:val="28"/>
    </w:rPr>
  </w:style>
  <w:style w:type="paragraph" w:styleId="Heading3">
    <w:name w:val="heading 3"/>
    <w:basedOn w:val="Normal"/>
    <w:next w:val="Normal"/>
    <w:pPr>
      <w:keepNext/>
      <w:keepLines/>
      <w:spacing w:before="40"/>
      <w:ind w:left="2160" w:hanging="180"/>
      <w:outlineLvl w:val="2"/>
    </w:pPr>
    <w:rPr>
      <w:b/>
      <w:color w:val="0D0D0D"/>
      <w:sz w:val="24"/>
      <w:szCs w:val="24"/>
    </w:rPr>
  </w:style>
  <w:style w:type="paragraph" w:styleId="Heading4">
    <w:name w:val="heading 4"/>
    <w:basedOn w:val="Normal"/>
    <w:next w:val="Normal"/>
    <w:pPr>
      <w:keepNext/>
      <w:keepLines/>
      <w:spacing w:before="40"/>
      <w:ind w:left="2880" w:hanging="360"/>
      <w:outlineLvl w:val="3"/>
    </w:pPr>
    <w:rPr>
      <w:b/>
      <w:color w:val="0D0D0D"/>
    </w:rPr>
  </w:style>
  <w:style w:type="paragraph" w:styleId="Heading5">
    <w:name w:val="heading 5"/>
    <w:basedOn w:val="Normal"/>
    <w:next w:val="Normal"/>
    <w:pPr>
      <w:keepNext/>
      <w:keepLines/>
      <w:spacing w:before="40"/>
      <w:ind w:left="3600" w:hanging="360"/>
      <w:outlineLvl w:val="4"/>
    </w:pPr>
    <w:rPr>
      <w:color w:val="2F5496"/>
    </w:rPr>
  </w:style>
  <w:style w:type="paragraph" w:styleId="Heading6">
    <w:name w:val="heading 6"/>
    <w:basedOn w:val="Normal"/>
    <w:next w:val="Normal"/>
    <w:pPr>
      <w:keepNext/>
      <w:keepLines/>
      <w:spacing w:before="40"/>
      <w:ind w:left="4320" w:hanging="180"/>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customStyle="1" w:styleId="Normal0">
    <w:name w:val="Normal0"/>
  </w:style>
  <w:style w:type="table" w:customStyle="1" w:styleId="NormalTable0">
    <w:name w:val="Normal Table0"/>
    <w:tblPr>
      <w:tblCellMar>
        <w:top w:w="0" w:type="dxa"/>
        <w:left w:w="0" w:type="dxa"/>
        <w:bottom w:w="0" w:type="dxa"/>
        <w:right w:w="0" w:type="dxa"/>
      </w:tblCellMar>
    </w:tblPr>
  </w:style>
  <w:style w:type="paragraph" w:customStyle="1" w:styleId="heading10">
    <w:name w:val="heading 10"/>
    <w:basedOn w:val="Normal0"/>
    <w:next w:val="Normal0"/>
    <w:pPr>
      <w:keepNext/>
      <w:keepLines/>
      <w:spacing w:before="240"/>
      <w:ind w:left="720" w:hanging="360"/>
    </w:pPr>
    <w:rPr>
      <w:b/>
      <w:sz w:val="32"/>
      <w:szCs w:val="32"/>
    </w:rPr>
  </w:style>
  <w:style w:type="paragraph" w:customStyle="1" w:styleId="heading20">
    <w:name w:val="heading 20"/>
    <w:basedOn w:val="Normal0"/>
    <w:next w:val="Normal0"/>
    <w:pPr>
      <w:keepNext/>
      <w:keepLines/>
      <w:spacing w:before="40"/>
      <w:ind w:left="1440" w:hanging="360"/>
    </w:pPr>
    <w:rPr>
      <w:b/>
      <w:sz w:val="28"/>
      <w:szCs w:val="28"/>
    </w:rPr>
  </w:style>
  <w:style w:type="paragraph" w:customStyle="1" w:styleId="heading30">
    <w:name w:val="heading 30"/>
    <w:basedOn w:val="Normal0"/>
    <w:next w:val="Normal0"/>
    <w:pPr>
      <w:keepNext/>
      <w:keepLines/>
      <w:spacing w:before="40"/>
      <w:ind w:left="2160" w:hanging="180"/>
    </w:pPr>
    <w:rPr>
      <w:b/>
      <w:color w:val="0D0D0D"/>
      <w:sz w:val="24"/>
      <w:szCs w:val="24"/>
    </w:rPr>
  </w:style>
  <w:style w:type="paragraph" w:customStyle="1" w:styleId="heading40">
    <w:name w:val="heading 40"/>
    <w:basedOn w:val="Normal0"/>
    <w:next w:val="Normal0"/>
    <w:pPr>
      <w:keepNext/>
      <w:keepLines/>
      <w:spacing w:before="40"/>
      <w:ind w:left="2880" w:hanging="360"/>
    </w:pPr>
    <w:rPr>
      <w:b/>
      <w:color w:val="0D0D0D"/>
    </w:rPr>
  </w:style>
  <w:style w:type="paragraph" w:customStyle="1" w:styleId="heading50">
    <w:name w:val="heading 50"/>
    <w:basedOn w:val="Normal0"/>
    <w:next w:val="Normal0"/>
    <w:pPr>
      <w:keepNext/>
      <w:keepLines/>
      <w:spacing w:before="40"/>
      <w:ind w:left="3600" w:hanging="360"/>
    </w:pPr>
    <w:rPr>
      <w:color w:val="2F5496"/>
    </w:rPr>
  </w:style>
  <w:style w:type="paragraph" w:customStyle="1" w:styleId="heading60">
    <w:name w:val="heading 60"/>
    <w:basedOn w:val="Normal0"/>
    <w:next w:val="Normal0"/>
    <w:pPr>
      <w:keepNext/>
      <w:keepLines/>
      <w:spacing w:before="40"/>
      <w:ind w:left="4320" w:hanging="180"/>
    </w:pPr>
    <w:rPr>
      <w:color w:val="1F3863"/>
    </w:rPr>
  </w:style>
  <w:style w:type="paragraph" w:customStyle="1" w:styleId="Title0">
    <w:name w:val="Title0"/>
    <w:basedOn w:val="Normal0"/>
    <w:next w:val="Normal0"/>
    <w:pPr>
      <w:keepNext/>
      <w:keepLines/>
      <w:spacing w:before="480" w:after="120"/>
    </w:pPr>
    <w:rPr>
      <w:b/>
      <w:sz w:val="72"/>
      <w:szCs w:val="72"/>
    </w:rPr>
  </w:style>
  <w:style w:type="paragraph" w:customStyle="1" w:styleId="Normal1">
    <w:name w:val="Normal1"/>
  </w:style>
  <w:style w:type="table" w:customStyle="1" w:styleId="NormalTable1">
    <w:name w:val="Normal Table1"/>
    <w:tblPr>
      <w:tblCellMar>
        <w:top w:w="0" w:type="dxa"/>
        <w:left w:w="0" w:type="dxa"/>
        <w:bottom w:w="0" w:type="dxa"/>
        <w:right w:w="0" w:type="dxa"/>
      </w:tblCellMar>
    </w:tblPr>
  </w:style>
  <w:style w:type="paragraph" w:customStyle="1" w:styleId="heading11">
    <w:name w:val="heading 11"/>
    <w:basedOn w:val="Normal1"/>
    <w:next w:val="Normal1"/>
    <w:pPr>
      <w:keepNext/>
      <w:keepLines/>
      <w:spacing w:before="240"/>
      <w:ind w:left="720" w:hanging="360"/>
    </w:pPr>
    <w:rPr>
      <w:b/>
      <w:sz w:val="32"/>
      <w:szCs w:val="32"/>
    </w:rPr>
  </w:style>
  <w:style w:type="paragraph" w:customStyle="1" w:styleId="heading21">
    <w:name w:val="heading 21"/>
    <w:basedOn w:val="Normal1"/>
    <w:next w:val="Normal1"/>
    <w:pPr>
      <w:keepNext/>
      <w:keepLines/>
      <w:spacing w:before="40"/>
      <w:ind w:left="1440" w:hanging="360"/>
    </w:pPr>
    <w:rPr>
      <w:b/>
      <w:sz w:val="28"/>
      <w:szCs w:val="28"/>
    </w:rPr>
  </w:style>
  <w:style w:type="paragraph" w:customStyle="1" w:styleId="heading31">
    <w:name w:val="heading 31"/>
    <w:basedOn w:val="Normal1"/>
    <w:next w:val="Normal1"/>
    <w:pPr>
      <w:keepNext/>
      <w:keepLines/>
      <w:spacing w:before="40"/>
      <w:ind w:left="2160" w:hanging="180"/>
    </w:pPr>
    <w:rPr>
      <w:b/>
      <w:color w:val="0D0D0D"/>
      <w:sz w:val="24"/>
      <w:szCs w:val="24"/>
    </w:rPr>
  </w:style>
  <w:style w:type="paragraph" w:customStyle="1" w:styleId="heading41">
    <w:name w:val="heading 41"/>
    <w:basedOn w:val="Normal1"/>
    <w:next w:val="Normal1"/>
    <w:pPr>
      <w:keepNext/>
      <w:keepLines/>
      <w:spacing w:before="40"/>
      <w:ind w:left="2880" w:hanging="360"/>
    </w:pPr>
    <w:rPr>
      <w:b/>
      <w:color w:val="0D0D0D"/>
    </w:rPr>
  </w:style>
  <w:style w:type="paragraph" w:customStyle="1" w:styleId="heading51">
    <w:name w:val="heading 51"/>
    <w:basedOn w:val="Normal1"/>
    <w:next w:val="Normal1"/>
    <w:pPr>
      <w:keepNext/>
      <w:keepLines/>
      <w:spacing w:before="40"/>
      <w:ind w:left="3600" w:hanging="360"/>
    </w:pPr>
    <w:rPr>
      <w:color w:val="2F5496"/>
    </w:rPr>
  </w:style>
  <w:style w:type="paragraph" w:customStyle="1" w:styleId="heading61">
    <w:name w:val="heading 61"/>
    <w:basedOn w:val="Normal1"/>
    <w:next w:val="Normal1"/>
    <w:pPr>
      <w:keepNext/>
      <w:keepLines/>
      <w:spacing w:before="40"/>
      <w:ind w:left="4320" w:hanging="180"/>
    </w:pPr>
    <w:rPr>
      <w:color w:val="1F3863"/>
    </w:rPr>
  </w:style>
  <w:style w:type="paragraph" w:customStyle="1" w:styleId="Title1">
    <w:name w:val="Title1"/>
    <w:basedOn w:val="Normal1"/>
    <w:next w:val="Normal1"/>
    <w:pPr>
      <w:keepNext/>
      <w:keepLines/>
      <w:spacing w:before="480" w:after="120"/>
    </w:pPr>
    <w:rPr>
      <w:b/>
      <w:sz w:val="72"/>
      <w:szCs w:val="72"/>
    </w:rPr>
  </w:style>
  <w:style w:type="paragraph" w:customStyle="1" w:styleId="Normal2">
    <w:name w:val="Normal2"/>
    <w:qFormat/>
  </w:style>
  <w:style w:type="paragraph" w:customStyle="1" w:styleId="heading12">
    <w:name w:val="heading 12"/>
    <w:basedOn w:val="Normal2"/>
    <w:next w:val="Normal2"/>
    <w:uiPriority w:val="9"/>
    <w:qFormat/>
    <w:pPr>
      <w:keepNext/>
      <w:keepLines/>
      <w:spacing w:before="240"/>
      <w:ind w:left="720" w:hanging="360"/>
      <w:outlineLvl w:val="0"/>
    </w:pPr>
    <w:rPr>
      <w:b/>
      <w:sz w:val="32"/>
      <w:szCs w:val="32"/>
    </w:rPr>
  </w:style>
  <w:style w:type="paragraph" w:customStyle="1" w:styleId="heading22">
    <w:name w:val="heading 22"/>
    <w:basedOn w:val="Normal2"/>
    <w:next w:val="Normal2"/>
    <w:uiPriority w:val="9"/>
    <w:unhideWhenUsed/>
    <w:qFormat/>
    <w:pPr>
      <w:keepNext/>
      <w:keepLines/>
      <w:spacing w:before="40"/>
      <w:ind w:left="1440" w:hanging="360"/>
      <w:outlineLvl w:val="1"/>
    </w:pPr>
    <w:rPr>
      <w:b/>
      <w:sz w:val="28"/>
      <w:szCs w:val="28"/>
    </w:rPr>
  </w:style>
  <w:style w:type="paragraph" w:customStyle="1" w:styleId="heading32">
    <w:name w:val="heading 32"/>
    <w:basedOn w:val="Normal2"/>
    <w:next w:val="Normal2"/>
    <w:uiPriority w:val="9"/>
    <w:unhideWhenUsed/>
    <w:qFormat/>
    <w:pPr>
      <w:keepNext/>
      <w:keepLines/>
      <w:spacing w:before="40"/>
      <w:ind w:left="2160" w:hanging="180"/>
      <w:outlineLvl w:val="2"/>
    </w:pPr>
    <w:rPr>
      <w:b/>
      <w:color w:val="0D0D0D"/>
      <w:sz w:val="24"/>
      <w:szCs w:val="24"/>
    </w:rPr>
  </w:style>
  <w:style w:type="paragraph" w:customStyle="1" w:styleId="heading42">
    <w:name w:val="heading 42"/>
    <w:basedOn w:val="Normal2"/>
    <w:next w:val="Normal2"/>
    <w:uiPriority w:val="9"/>
    <w:semiHidden/>
    <w:unhideWhenUsed/>
    <w:qFormat/>
    <w:pPr>
      <w:keepNext/>
      <w:keepLines/>
      <w:spacing w:before="40"/>
      <w:ind w:left="2880" w:hanging="360"/>
      <w:outlineLvl w:val="3"/>
    </w:pPr>
    <w:rPr>
      <w:b/>
      <w:color w:val="0D0D0D"/>
    </w:rPr>
  </w:style>
  <w:style w:type="paragraph" w:customStyle="1" w:styleId="heading52">
    <w:name w:val="heading 52"/>
    <w:basedOn w:val="Normal2"/>
    <w:next w:val="Normal2"/>
    <w:uiPriority w:val="9"/>
    <w:semiHidden/>
    <w:unhideWhenUsed/>
    <w:qFormat/>
    <w:pPr>
      <w:keepNext/>
      <w:keepLines/>
      <w:spacing w:before="40"/>
      <w:ind w:left="3600" w:hanging="360"/>
      <w:outlineLvl w:val="4"/>
    </w:pPr>
    <w:rPr>
      <w:color w:val="2F5496"/>
    </w:rPr>
  </w:style>
  <w:style w:type="paragraph" w:customStyle="1" w:styleId="heading62">
    <w:name w:val="heading 62"/>
    <w:basedOn w:val="Normal2"/>
    <w:next w:val="Normal2"/>
    <w:uiPriority w:val="9"/>
    <w:semiHidden/>
    <w:unhideWhenUsed/>
    <w:qFormat/>
    <w:pPr>
      <w:keepNext/>
      <w:keepLines/>
      <w:spacing w:before="40"/>
      <w:ind w:left="4320" w:hanging="180"/>
      <w:outlineLvl w:val="5"/>
    </w:pPr>
    <w:rPr>
      <w:color w:val="1F3863"/>
    </w:rPr>
  </w:style>
  <w:style w:type="table" w:customStyle="1" w:styleId="NormalTable2">
    <w:name w:val="Normal Table2"/>
    <w:uiPriority w:val="99"/>
    <w:semiHidden/>
    <w:unhideWhenUsed/>
    <w:tblPr>
      <w:tblInd w:w="0" w:type="dxa"/>
      <w:tblCellMar>
        <w:top w:w="0" w:type="dxa"/>
        <w:left w:w="108" w:type="dxa"/>
        <w:bottom w:w="0" w:type="dxa"/>
        <w:right w:w="108" w:type="dxa"/>
      </w:tblCellMar>
    </w:tblPr>
  </w:style>
  <w:style w:type="paragraph" w:customStyle="1" w:styleId="Title2">
    <w:name w:val="Title2"/>
    <w:basedOn w:val="Normal2"/>
    <w:next w:val="Normal2"/>
    <w:uiPriority w:val="10"/>
    <w:qFormat/>
    <w:pPr>
      <w:keepNext/>
      <w:keepLines/>
      <w:spacing w:before="480" w:after="120"/>
    </w:pPr>
    <w:rPr>
      <w:b/>
      <w:sz w:val="72"/>
      <w:szCs w:val="72"/>
    </w:rPr>
  </w:style>
  <w:style w:type="paragraph" w:styleId="Subtitle">
    <w:name w:val="Subtitle"/>
    <w:basedOn w:val="Normal2"/>
    <w:next w:val="Normal2"/>
    <w:pPr>
      <w:keepNext/>
      <w:keepLines/>
      <w:spacing w:before="360" w:after="80"/>
    </w:pPr>
    <w:rPr>
      <w:rFonts w:ascii="Georgia" w:eastAsia="Georgia" w:hAnsi="Georgia" w:cs="Georgia"/>
      <w:i/>
      <w:color w:val="666666"/>
      <w:sz w:val="48"/>
      <w:szCs w:val="48"/>
    </w:rPr>
  </w:style>
  <w:style w:type="table" w:customStyle="1" w:styleId="a">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0">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1">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2">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3">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4">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5">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6">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7">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8">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9">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a">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b">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c">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d">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e">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0">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1">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2">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3">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4">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5">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6">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7">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8">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9">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a">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b">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c">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d">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e">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0">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1">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2">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3">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4">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5">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6">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7">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8">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9">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a">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b">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c">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d">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e">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paragraph" w:styleId="ListParagraph">
    <w:name w:val="List Paragraph"/>
    <w:basedOn w:val="Normal2"/>
    <w:uiPriority w:val="34"/>
    <w:qFormat/>
    <w:rsid w:val="00F967CC"/>
    <w:pPr>
      <w:ind w:left="720"/>
      <w:contextualSpacing/>
    </w:pPr>
  </w:style>
  <w:style w:type="paragraph" w:styleId="BalloonText">
    <w:name w:val="Balloon Text"/>
    <w:basedOn w:val="Normal2"/>
    <w:link w:val="BalloonTextChar"/>
    <w:uiPriority w:val="99"/>
    <w:semiHidden/>
    <w:unhideWhenUsed/>
    <w:rsid w:val="00EF644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6446"/>
    <w:rPr>
      <w:rFonts w:ascii="Segoe UI" w:hAnsi="Segoe UI" w:cs="Segoe UI"/>
      <w:sz w:val="18"/>
      <w:szCs w:val="18"/>
    </w:rPr>
  </w:style>
  <w:style w:type="character" w:styleId="CommentReference">
    <w:name w:val="annotation reference"/>
    <w:basedOn w:val="DefaultParagraphFont"/>
    <w:uiPriority w:val="99"/>
    <w:semiHidden/>
    <w:unhideWhenUsed/>
    <w:rsid w:val="00EF6446"/>
    <w:rPr>
      <w:sz w:val="16"/>
      <w:szCs w:val="16"/>
    </w:rPr>
  </w:style>
  <w:style w:type="paragraph" w:styleId="CommentText">
    <w:name w:val="annotation text"/>
    <w:basedOn w:val="Normal2"/>
    <w:link w:val="CommentTextChar"/>
    <w:uiPriority w:val="99"/>
    <w:unhideWhenUsed/>
    <w:rsid w:val="00EF6446"/>
    <w:rPr>
      <w:sz w:val="20"/>
      <w:szCs w:val="20"/>
    </w:rPr>
  </w:style>
  <w:style w:type="character" w:customStyle="1" w:styleId="CommentTextChar">
    <w:name w:val="Comment Text Char"/>
    <w:basedOn w:val="DefaultParagraphFont"/>
    <w:link w:val="CommentText"/>
    <w:uiPriority w:val="99"/>
    <w:rsid w:val="00EF6446"/>
    <w:rPr>
      <w:sz w:val="20"/>
      <w:szCs w:val="20"/>
    </w:rPr>
  </w:style>
  <w:style w:type="paragraph" w:styleId="CommentSubject">
    <w:name w:val="annotation subject"/>
    <w:basedOn w:val="CommentText"/>
    <w:next w:val="CommentText"/>
    <w:link w:val="CommentSubjectChar"/>
    <w:uiPriority w:val="99"/>
    <w:semiHidden/>
    <w:unhideWhenUsed/>
    <w:rsid w:val="00EF6446"/>
    <w:rPr>
      <w:b/>
      <w:bCs/>
    </w:rPr>
  </w:style>
  <w:style w:type="character" w:customStyle="1" w:styleId="CommentSubjectChar">
    <w:name w:val="Comment Subject Char"/>
    <w:basedOn w:val="CommentTextChar"/>
    <w:link w:val="CommentSubject"/>
    <w:uiPriority w:val="99"/>
    <w:semiHidden/>
    <w:rsid w:val="00EF6446"/>
    <w:rPr>
      <w:b/>
      <w:bCs/>
      <w:sz w:val="20"/>
      <w:szCs w:val="20"/>
    </w:rPr>
  </w:style>
  <w:style w:type="paragraph" w:styleId="TOC1">
    <w:name w:val="toc 1"/>
    <w:basedOn w:val="Normal2"/>
    <w:next w:val="Normal2"/>
    <w:autoRedefine/>
    <w:uiPriority w:val="39"/>
    <w:unhideWhenUsed/>
    <w:rsid w:val="002963DA"/>
    <w:pPr>
      <w:spacing w:after="100"/>
    </w:pPr>
  </w:style>
  <w:style w:type="paragraph" w:styleId="TOC2">
    <w:name w:val="toc 2"/>
    <w:basedOn w:val="Normal2"/>
    <w:next w:val="Normal2"/>
    <w:autoRedefine/>
    <w:uiPriority w:val="39"/>
    <w:unhideWhenUsed/>
    <w:rsid w:val="002963DA"/>
    <w:pPr>
      <w:spacing w:after="100"/>
      <w:ind w:left="220"/>
    </w:pPr>
  </w:style>
  <w:style w:type="character" w:styleId="Hyperlink">
    <w:name w:val="Hyperlink"/>
    <w:basedOn w:val="DefaultParagraphFont"/>
    <w:uiPriority w:val="99"/>
    <w:unhideWhenUsed/>
    <w:rsid w:val="002963DA"/>
    <w:rPr>
      <w:color w:val="0000FF" w:themeColor="hyperlink"/>
      <w:u w:val="single"/>
    </w:rPr>
  </w:style>
  <w:style w:type="table" w:customStyle="1" w:styleId="afff">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0">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1">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2">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3">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4">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5">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6">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7">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8">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9">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a">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b">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c">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paragraph" w:styleId="TOC3">
    <w:name w:val="toc 3"/>
    <w:basedOn w:val="Normal2"/>
    <w:next w:val="Normal2"/>
    <w:autoRedefine/>
    <w:uiPriority w:val="39"/>
    <w:unhideWhenUsed/>
    <w:rsid w:val="00296088"/>
    <w:pPr>
      <w:spacing w:after="100"/>
      <w:ind w:left="440"/>
    </w:pPr>
  </w:style>
  <w:style w:type="table" w:customStyle="1" w:styleId="afffd">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e">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0">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1">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2">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3">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4">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5">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6">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7">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8">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9">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a">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b">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c">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d">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e">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0">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1">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2">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3">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4">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5">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6">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7">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8">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paragraph" w:styleId="Header">
    <w:name w:val="header"/>
    <w:basedOn w:val="Normal2"/>
    <w:link w:val="HeaderChar"/>
    <w:uiPriority w:val="99"/>
    <w:unhideWhenUsed/>
    <w:rsid w:val="007B0252"/>
    <w:pPr>
      <w:tabs>
        <w:tab w:val="center" w:pos="4680"/>
        <w:tab w:val="right" w:pos="9360"/>
      </w:tabs>
    </w:pPr>
  </w:style>
  <w:style w:type="character" w:customStyle="1" w:styleId="HeaderChar">
    <w:name w:val="Header Char"/>
    <w:basedOn w:val="DefaultParagraphFont"/>
    <w:link w:val="Header"/>
    <w:uiPriority w:val="99"/>
    <w:rsid w:val="007B0252"/>
  </w:style>
  <w:style w:type="paragraph" w:styleId="Footer">
    <w:name w:val="footer"/>
    <w:basedOn w:val="Normal2"/>
    <w:link w:val="FooterChar"/>
    <w:uiPriority w:val="99"/>
    <w:unhideWhenUsed/>
    <w:rsid w:val="007B0252"/>
    <w:pPr>
      <w:tabs>
        <w:tab w:val="center" w:pos="4680"/>
        <w:tab w:val="right" w:pos="9360"/>
      </w:tabs>
    </w:pPr>
  </w:style>
  <w:style w:type="character" w:customStyle="1" w:styleId="FooterChar">
    <w:name w:val="Footer Char"/>
    <w:basedOn w:val="DefaultParagraphFont"/>
    <w:link w:val="Footer"/>
    <w:uiPriority w:val="99"/>
    <w:rsid w:val="007B0252"/>
  </w:style>
  <w:style w:type="paragraph" w:customStyle="1" w:styleId="Subtitle0">
    <w:name w:val="Subtitle0"/>
    <w:basedOn w:val="Normal2"/>
    <w:next w:val="Normal2"/>
    <w:pPr>
      <w:keepNext/>
      <w:keepLines/>
      <w:spacing w:before="360" w:after="80"/>
    </w:pPr>
    <w:rPr>
      <w:rFonts w:ascii="Georgia" w:eastAsia="Georgia" w:hAnsi="Georgia" w:cs="Georgia"/>
      <w:i/>
      <w:color w:val="666666"/>
      <w:sz w:val="48"/>
      <w:szCs w:val="48"/>
    </w:rPr>
  </w:style>
  <w:style w:type="table" w:customStyle="1" w:styleId="afffff9">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a">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b">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c">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d">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e">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0">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1">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2">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3">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4">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5">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6">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7">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8">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9">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a">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b">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paragraph" w:customStyle="1" w:styleId="Subtitle1">
    <w:name w:val="Subtitle1"/>
    <w:basedOn w:val="Normal2"/>
    <w:next w:val="Normal2"/>
    <w:pPr>
      <w:keepNext/>
      <w:keepLines/>
      <w:spacing w:before="360" w:after="80"/>
    </w:pPr>
    <w:rPr>
      <w:rFonts w:ascii="Georgia" w:eastAsia="Georgia" w:hAnsi="Georgia" w:cs="Georgia"/>
      <w:i/>
      <w:color w:val="666666"/>
      <w:sz w:val="48"/>
      <w:szCs w:val="48"/>
    </w:rPr>
  </w:style>
  <w:style w:type="table" w:customStyle="1" w:styleId="affffffc">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d">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e">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0">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1">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2">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3">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4">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5">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6">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7">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8">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9">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a">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b">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c">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d">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e">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paragraph" w:customStyle="1" w:styleId="Subtitle2">
    <w:name w:val="Subtitle2"/>
    <w:basedOn w:val="Normal2"/>
    <w:next w:val="Normal2"/>
    <w:pPr>
      <w:keepNext/>
      <w:keepLines/>
      <w:spacing w:before="360" w:after="80"/>
    </w:pPr>
    <w:rPr>
      <w:rFonts w:ascii="Georgia" w:eastAsia="Georgia" w:hAnsi="Georgia" w:cs="Georgia"/>
      <w:i/>
      <w:color w:val="666666"/>
      <w:sz w:val="48"/>
      <w:szCs w:val="48"/>
    </w:rPr>
  </w:style>
  <w:style w:type="table" w:customStyle="1" w:styleId="affffffff0">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1">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2">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3">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4">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5">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6">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7">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8">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9">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a">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b">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c">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d">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e">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f">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f0">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f1">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f2">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f3">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f4">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f5">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f6">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f7">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f8">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f9">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fa">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fb">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fc">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fd">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fe">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ff">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ff0">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ff1">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ff2">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ff3">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ff4">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ff5">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ff6">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ff7">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ff8">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ff9">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ffa">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ffb">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ffc">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ffd">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ffe">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fff">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table" w:customStyle="1" w:styleId="afffffffffff0">
    <w:basedOn w:val="NormalTable2"/>
    <w:tblPr>
      <w:tblStyleRowBandSize w:val="1"/>
      <w:tblStyleColBandSize w:val="1"/>
      <w:tblInd w:w="0" w:type="dxa"/>
      <w:tblCellMar>
        <w:top w:w="0" w:type="dxa"/>
        <w:left w:w="115" w:type="dxa"/>
        <w:bottom w:w="0" w:type="dxa"/>
        <w:right w:w="115" w:type="dxa"/>
      </w:tblCellMar>
    </w:tblPr>
    <w:tcPr>
      <w:shd w:val="clear" w:color="auto" w:fill="EDEDED"/>
    </w:tcPr>
  </w:style>
  <w:style w:type="paragraph" w:styleId="NormalWeb">
    <w:name w:val="Normal (Web)"/>
    <w:basedOn w:val="Normal"/>
    <w:uiPriority w:val="99"/>
    <w:semiHidden/>
    <w:unhideWhenUsed/>
    <w:rsid w:val="004E5F79"/>
    <w:pPr>
      <w:spacing w:before="100" w:beforeAutospacing="1" w:after="100" w:afterAutospacing="1"/>
    </w:pPr>
    <w:rPr>
      <w:rFonts w:ascii="Times New Roman" w:eastAsiaTheme="minorEastAsia"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3.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app.uniswap.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y8I2Td0Bu3U25mvWlayX7WvkZA==">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23</Pages>
  <Words>2414</Words>
  <Characters>13763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Sotatek</dc:creator>
  <cp:lastModifiedBy>Developer</cp:lastModifiedBy>
  <cp:revision>8</cp:revision>
  <dcterms:created xsi:type="dcterms:W3CDTF">2021-02-24T03:23:00Z</dcterms:created>
  <dcterms:modified xsi:type="dcterms:W3CDTF">2021-05-13T19:45:00Z</dcterms:modified>
</cp:coreProperties>
</file>